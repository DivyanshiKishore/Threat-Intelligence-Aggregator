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A3F3B" w:rsidRPr="006C1729" w:rsidRDefault="00BA3F3B" w:rsidP="006C1729">
      <w:pPr>
        <w:pStyle w:val="Title"/>
        <w:rPr>
          <w:rFonts w:ascii="Times New Roman" w:hAnsi="Times New Roman" w:cs="Times New Roman"/>
          <w:sz w:val="48"/>
          <w:szCs w:val="48"/>
        </w:rPr>
      </w:pPr>
      <w:r w:rsidRPr="006C1729">
        <w:rPr>
          <w:rFonts w:ascii="Times New Roman" w:hAnsi="Times New Roman" w:cs="Times New Roman"/>
          <w:sz w:val="48"/>
          <w:szCs w:val="48"/>
        </w:rPr>
        <w:t>THREAT INTELLIGENCE AGGREGATOR</w:t>
      </w:r>
    </w:p>
    <w:p w:rsidR="00BA3F3B" w:rsidRPr="006C1729" w:rsidRDefault="00BA3F3B" w:rsidP="006C1729">
      <w:pPr>
        <w:pStyle w:val="Title"/>
        <w:rPr>
          <w:rFonts w:ascii="Times New Roman" w:hAnsi="Times New Roman" w:cs="Times New Roman"/>
          <w:sz w:val="24"/>
          <w:szCs w:val="24"/>
        </w:rPr>
      </w:pPr>
    </w:p>
    <w:p w:rsidR="00BA3F3B" w:rsidRPr="006C1729" w:rsidRDefault="00BA3F3B" w:rsidP="00DD10B7">
      <w:pPr>
        <w:pStyle w:val="Subtitle"/>
        <w:rPr>
          <w:rFonts w:asciiTheme="majorHAnsi" w:hAnsiTheme="majorHAnsi" w:cstheme="majorHAnsi"/>
          <w:b w:val="0"/>
          <w:i/>
          <w:szCs w:val="32"/>
        </w:rPr>
      </w:pPr>
      <w:r w:rsidRPr="006C1729">
        <w:rPr>
          <w:rFonts w:asciiTheme="majorHAnsi" w:hAnsiTheme="majorHAnsi" w:cstheme="majorHAnsi"/>
          <w:b w:val="0"/>
          <w:i/>
          <w:szCs w:val="32"/>
        </w:rPr>
        <w:t>Design and Implementation of a Modular Threat Intelligence Processing Toolkit</w:t>
      </w:r>
    </w:p>
    <w:p w:rsidR="00BA3F3B" w:rsidRPr="009B2AF2" w:rsidRDefault="00BA3F3B" w:rsidP="00BA3F3B">
      <w:pPr>
        <w:pStyle w:val="Heading1"/>
        <w:rPr>
          <w:rFonts w:ascii="Times New Roman" w:hAnsi="Times New Roman" w:cs="Times New Roman"/>
          <w:color w:val="auto"/>
          <w:sz w:val="24"/>
          <w:szCs w:val="24"/>
        </w:rPr>
      </w:pPr>
    </w:p>
    <w:p w:rsidR="00BA3F3B" w:rsidRPr="009B2AF2" w:rsidRDefault="00BA3F3B" w:rsidP="005D5687">
      <w:pPr>
        <w:pStyle w:val="Heading1"/>
        <w:jc w:val="center"/>
        <w:rPr>
          <w:rFonts w:ascii="Times New Roman" w:hAnsi="Times New Roman" w:cs="Times New Roman"/>
          <w:color w:val="auto"/>
        </w:rPr>
      </w:pPr>
      <w:r w:rsidRPr="009B2AF2">
        <w:rPr>
          <w:rFonts w:ascii="Times New Roman" w:hAnsi="Times New Roman" w:cs="Times New Roman"/>
          <w:color w:val="auto"/>
        </w:rPr>
        <w:t>Project Report</w:t>
      </w:r>
    </w:p>
    <w:p w:rsidR="00BA3F3B" w:rsidRPr="009B2AF2" w:rsidRDefault="00BA3F3B" w:rsidP="00BA3F3B">
      <w:pPr>
        <w:pStyle w:val="Heading1"/>
        <w:rPr>
          <w:rFonts w:ascii="Times New Roman" w:hAnsi="Times New Roman" w:cs="Times New Roman"/>
          <w:color w:val="auto"/>
          <w:sz w:val="24"/>
          <w:szCs w:val="24"/>
        </w:rPr>
      </w:pPr>
    </w:p>
    <w:p w:rsidR="00BA3F3B" w:rsidRPr="009B2AF2" w:rsidRDefault="00BA3F3B" w:rsidP="005D5687">
      <w:pPr>
        <w:pStyle w:val="Heading1"/>
        <w:jc w:val="center"/>
        <w:rPr>
          <w:rFonts w:ascii="Times New Roman" w:hAnsi="Times New Roman" w:cs="Times New Roman"/>
          <w:color w:val="auto"/>
          <w:sz w:val="28"/>
          <w:szCs w:val="28"/>
        </w:rPr>
      </w:pPr>
      <w:r w:rsidRPr="009B2AF2">
        <w:rPr>
          <w:rFonts w:ascii="Times New Roman" w:hAnsi="Times New Roman" w:cs="Times New Roman"/>
          <w:color w:val="auto"/>
          <w:sz w:val="28"/>
          <w:szCs w:val="28"/>
        </w:rPr>
        <w:t>Prepared by</w:t>
      </w:r>
    </w:p>
    <w:p w:rsidR="00BA3F3B" w:rsidRPr="009B2AF2" w:rsidRDefault="00BA3F3B" w:rsidP="00BA3F3B">
      <w:pPr>
        <w:pStyle w:val="Heading1"/>
        <w:rPr>
          <w:rFonts w:ascii="Times New Roman" w:hAnsi="Times New Roman" w:cs="Times New Roman"/>
          <w:color w:val="auto"/>
          <w:sz w:val="24"/>
          <w:szCs w:val="24"/>
        </w:rPr>
      </w:pPr>
    </w:p>
    <w:p w:rsidR="00BA3F3B" w:rsidRPr="009B2AF2" w:rsidRDefault="00BA3F3B" w:rsidP="005D5687">
      <w:pPr>
        <w:pStyle w:val="Heading1"/>
        <w:jc w:val="center"/>
        <w:rPr>
          <w:rFonts w:ascii="Times New Roman" w:hAnsi="Times New Roman" w:cs="Times New Roman"/>
          <w:b w:val="0"/>
          <w:color w:val="auto"/>
          <w:sz w:val="28"/>
          <w:szCs w:val="28"/>
        </w:rPr>
      </w:pPr>
      <w:proofErr w:type="spellStart"/>
      <w:r w:rsidRPr="009B2AF2">
        <w:rPr>
          <w:rFonts w:ascii="Times New Roman" w:hAnsi="Times New Roman" w:cs="Times New Roman"/>
          <w:b w:val="0"/>
          <w:color w:val="auto"/>
          <w:sz w:val="28"/>
          <w:szCs w:val="28"/>
        </w:rPr>
        <w:t>Divyanshi</w:t>
      </w:r>
      <w:proofErr w:type="spellEnd"/>
      <w:r w:rsidRPr="009B2AF2">
        <w:rPr>
          <w:rFonts w:ascii="Times New Roman" w:hAnsi="Times New Roman" w:cs="Times New Roman"/>
          <w:b w:val="0"/>
          <w:color w:val="auto"/>
          <w:sz w:val="28"/>
          <w:szCs w:val="28"/>
        </w:rPr>
        <w:t xml:space="preserve"> Kishore</w:t>
      </w:r>
    </w:p>
    <w:p w:rsidR="00BA3F3B" w:rsidRPr="009B2AF2" w:rsidRDefault="00BA3F3B" w:rsidP="00BA3F3B">
      <w:pPr>
        <w:pStyle w:val="Heading1"/>
        <w:rPr>
          <w:rFonts w:ascii="Times New Roman" w:hAnsi="Times New Roman" w:cs="Times New Roman"/>
          <w:color w:val="auto"/>
          <w:sz w:val="24"/>
          <w:szCs w:val="24"/>
        </w:rPr>
      </w:pPr>
    </w:p>
    <w:p w:rsidR="00BA3F3B" w:rsidRPr="009B2AF2" w:rsidRDefault="00BA3F3B" w:rsidP="005D5687">
      <w:pPr>
        <w:pStyle w:val="Heading1"/>
        <w:jc w:val="center"/>
        <w:rPr>
          <w:rFonts w:ascii="Times New Roman" w:hAnsi="Times New Roman" w:cs="Times New Roman"/>
          <w:color w:val="auto"/>
          <w:sz w:val="28"/>
          <w:szCs w:val="28"/>
        </w:rPr>
      </w:pPr>
      <w:r w:rsidRPr="009B2AF2">
        <w:rPr>
          <w:rFonts w:ascii="Times New Roman" w:hAnsi="Times New Roman" w:cs="Times New Roman"/>
          <w:color w:val="auto"/>
          <w:sz w:val="28"/>
          <w:szCs w:val="28"/>
        </w:rPr>
        <w:t>Submitted To</w:t>
      </w:r>
    </w:p>
    <w:p w:rsidR="00BA3F3B" w:rsidRPr="009B2AF2" w:rsidRDefault="00BA3F3B" w:rsidP="00BA3F3B">
      <w:pPr>
        <w:pStyle w:val="Heading1"/>
        <w:rPr>
          <w:rFonts w:ascii="Times New Roman" w:hAnsi="Times New Roman" w:cs="Times New Roman"/>
          <w:color w:val="auto"/>
          <w:sz w:val="24"/>
          <w:szCs w:val="24"/>
        </w:rPr>
      </w:pPr>
    </w:p>
    <w:p w:rsidR="00BA3F3B" w:rsidRPr="009B2AF2" w:rsidRDefault="00BA3F3B" w:rsidP="005D5687">
      <w:pPr>
        <w:pStyle w:val="Heading1"/>
        <w:jc w:val="center"/>
        <w:rPr>
          <w:rFonts w:ascii="Times New Roman" w:hAnsi="Times New Roman" w:cs="Times New Roman"/>
          <w:b w:val="0"/>
          <w:color w:val="auto"/>
          <w:sz w:val="28"/>
          <w:szCs w:val="28"/>
        </w:rPr>
      </w:pPr>
      <w:r w:rsidRPr="009B2AF2">
        <w:rPr>
          <w:rFonts w:ascii="Times New Roman" w:hAnsi="Times New Roman" w:cs="Times New Roman"/>
          <w:b w:val="0"/>
          <w:color w:val="auto"/>
          <w:sz w:val="28"/>
          <w:szCs w:val="28"/>
        </w:rPr>
        <w:t>Unified Mentor</w:t>
      </w:r>
    </w:p>
    <w:p w:rsidR="00BA3F3B" w:rsidRPr="009B2AF2" w:rsidRDefault="00BA3F3B" w:rsidP="00BA3F3B">
      <w:pPr>
        <w:pStyle w:val="Heading1"/>
        <w:rPr>
          <w:rFonts w:ascii="Times New Roman" w:hAnsi="Times New Roman" w:cs="Times New Roman"/>
          <w:color w:val="auto"/>
          <w:sz w:val="24"/>
          <w:szCs w:val="24"/>
        </w:rPr>
      </w:pPr>
    </w:p>
    <w:p w:rsidR="00BA3F3B" w:rsidRPr="009B2AF2" w:rsidRDefault="00BA3F3B" w:rsidP="005D5687">
      <w:pPr>
        <w:pStyle w:val="Heading1"/>
        <w:jc w:val="center"/>
        <w:rPr>
          <w:rFonts w:ascii="Times New Roman" w:hAnsi="Times New Roman" w:cs="Times New Roman"/>
          <w:color w:val="auto"/>
          <w:sz w:val="28"/>
          <w:szCs w:val="28"/>
        </w:rPr>
      </w:pPr>
      <w:r w:rsidRPr="009B2AF2">
        <w:rPr>
          <w:rFonts w:ascii="Times New Roman" w:hAnsi="Times New Roman" w:cs="Times New Roman"/>
          <w:color w:val="auto"/>
          <w:sz w:val="28"/>
          <w:szCs w:val="28"/>
        </w:rPr>
        <w:t>Submission Date</w:t>
      </w:r>
    </w:p>
    <w:p w:rsidR="00BA3F3B" w:rsidRPr="009B2AF2" w:rsidRDefault="00BA3F3B" w:rsidP="00BA3F3B">
      <w:pPr>
        <w:pStyle w:val="Heading1"/>
        <w:rPr>
          <w:rFonts w:ascii="Times New Roman" w:hAnsi="Times New Roman" w:cs="Times New Roman"/>
          <w:color w:val="auto"/>
          <w:sz w:val="24"/>
          <w:szCs w:val="24"/>
        </w:rPr>
      </w:pPr>
    </w:p>
    <w:p w:rsidR="00BA3F3B" w:rsidRPr="009B2AF2" w:rsidRDefault="00BA3F3B" w:rsidP="005D5687">
      <w:pPr>
        <w:pStyle w:val="Heading1"/>
        <w:jc w:val="center"/>
        <w:rPr>
          <w:rFonts w:ascii="Times New Roman" w:hAnsi="Times New Roman" w:cs="Times New Roman"/>
          <w:b w:val="0"/>
          <w:color w:val="auto"/>
          <w:sz w:val="28"/>
          <w:szCs w:val="28"/>
        </w:rPr>
      </w:pPr>
      <w:r w:rsidRPr="009B2AF2">
        <w:rPr>
          <w:rFonts w:ascii="Times New Roman" w:hAnsi="Times New Roman" w:cs="Times New Roman"/>
          <w:b w:val="0"/>
          <w:color w:val="auto"/>
          <w:sz w:val="28"/>
          <w:szCs w:val="28"/>
        </w:rPr>
        <w:t>July 2026</w:t>
      </w:r>
    </w:p>
    <w:p w:rsidR="00BA3F3B" w:rsidRPr="006C1729" w:rsidRDefault="00BA3F3B" w:rsidP="00BA3F3B">
      <w:pPr>
        <w:rPr>
          <w:rFonts w:ascii="Times New Roman" w:eastAsiaTheme="majorEastAsia" w:hAnsi="Times New Roman" w:cs="Times New Roman"/>
          <w:sz w:val="24"/>
          <w:szCs w:val="24"/>
        </w:rPr>
      </w:pPr>
      <w:r w:rsidRPr="006C1729">
        <w:rPr>
          <w:rFonts w:ascii="Times New Roman" w:hAnsi="Times New Roman" w:cs="Times New Roman"/>
          <w:sz w:val="24"/>
          <w:szCs w:val="24"/>
        </w:rPr>
        <w:br w:type="page"/>
      </w:r>
    </w:p>
    <w:p w:rsidR="00BA3F3B" w:rsidRPr="006C1729" w:rsidRDefault="00BA3F3B" w:rsidP="006C1729">
      <w:pPr>
        <w:pStyle w:val="Heading1"/>
        <w:spacing w:line="360" w:lineRule="auto"/>
        <w:rPr>
          <w:color w:val="auto"/>
        </w:rPr>
      </w:pPr>
      <w:r w:rsidRPr="006C1729">
        <w:rPr>
          <w:color w:val="auto"/>
        </w:rPr>
        <w:lastRenderedPageBreak/>
        <w:t xml:space="preserve"> Acknowledgement</w:t>
      </w:r>
    </w:p>
    <w:p w:rsidR="00BA3F3B" w:rsidRPr="006C1729" w:rsidRDefault="00BA3F3B" w:rsidP="009B2AF2">
      <w:pPr>
        <w:pStyle w:val="Heading1"/>
        <w:spacing w:before="0" w:line="360" w:lineRule="auto"/>
        <w:rPr>
          <w:rFonts w:ascii="Times New Roman" w:hAnsi="Times New Roman" w:cs="Times New Roman"/>
          <w:color w:val="auto"/>
          <w:sz w:val="24"/>
          <w:szCs w:val="24"/>
        </w:rPr>
      </w:pPr>
    </w:p>
    <w:p w:rsidR="00BA3F3B" w:rsidRPr="006C1729" w:rsidRDefault="00BA3F3B" w:rsidP="00C55D90">
      <w:pPr>
        <w:pStyle w:val="Heading1"/>
        <w:spacing w:before="0" w:line="360" w:lineRule="auto"/>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I would like to express my sincere gratitude to Unified Mentor for providing the opportunity to work on the Threat Intelligence Aggregator project. This project offered valuable practical experience in cybersecurity, software engineering, and threat intelligence processing.</w:t>
      </w:r>
    </w:p>
    <w:p w:rsidR="00BA3F3B" w:rsidRPr="006C1729" w:rsidRDefault="00BA3F3B" w:rsidP="00C55D90">
      <w:pPr>
        <w:pStyle w:val="Heading1"/>
        <w:spacing w:before="0" w:line="360" w:lineRule="auto"/>
        <w:rPr>
          <w:rFonts w:ascii="Times New Roman" w:hAnsi="Times New Roman" w:cs="Times New Roman"/>
          <w:b w:val="0"/>
          <w:color w:val="auto"/>
          <w:sz w:val="24"/>
          <w:szCs w:val="24"/>
        </w:rPr>
      </w:pPr>
    </w:p>
    <w:p w:rsidR="00BA3F3B" w:rsidRPr="006C1729" w:rsidRDefault="00BA3F3B" w:rsidP="00C55D90">
      <w:pPr>
        <w:pStyle w:val="Heading1"/>
        <w:spacing w:before="0" w:line="360" w:lineRule="auto"/>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Throughout the development of this project, I gained hands-on experience in designing a modular Python application capable of collecting, validating, normalizing, correlating, and exporting threat intelligence indicators from multiple data sources. The project strengthened my understanding of clean software architecture, modular design, automated testing, logging, and defensive cybersecurity workflows.</w:t>
      </w:r>
    </w:p>
    <w:p w:rsidR="00BA3F3B" w:rsidRPr="006C1729" w:rsidRDefault="00BA3F3B" w:rsidP="00C55D90">
      <w:pPr>
        <w:pStyle w:val="Heading1"/>
        <w:spacing w:before="0" w:line="360" w:lineRule="auto"/>
        <w:rPr>
          <w:rFonts w:ascii="Times New Roman" w:hAnsi="Times New Roman" w:cs="Times New Roman"/>
          <w:b w:val="0"/>
          <w:color w:val="auto"/>
          <w:sz w:val="24"/>
          <w:szCs w:val="24"/>
        </w:rPr>
      </w:pPr>
    </w:p>
    <w:p w:rsidR="00BA3F3B" w:rsidRPr="006C1729" w:rsidRDefault="00BA3F3B" w:rsidP="00C55D90">
      <w:pPr>
        <w:pStyle w:val="Heading1"/>
        <w:spacing w:before="0" w:line="360" w:lineRule="auto"/>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I also appreciate the availability of public threat intelligence feeds and open-source technologies that made it possible to develop and evaluate this toolkit using real-world threat data.</w:t>
      </w:r>
    </w:p>
    <w:p w:rsidR="00BA3F3B" w:rsidRPr="006C1729" w:rsidRDefault="00BA3F3B" w:rsidP="00C55D90">
      <w:pPr>
        <w:pStyle w:val="Heading1"/>
        <w:spacing w:before="0" w:line="360" w:lineRule="auto"/>
        <w:rPr>
          <w:rFonts w:ascii="Times New Roman" w:hAnsi="Times New Roman" w:cs="Times New Roman"/>
          <w:b w:val="0"/>
          <w:color w:val="auto"/>
          <w:sz w:val="24"/>
          <w:szCs w:val="24"/>
        </w:rPr>
      </w:pPr>
    </w:p>
    <w:p w:rsidR="009C5B9C" w:rsidRPr="006C1729" w:rsidRDefault="00BA3F3B" w:rsidP="00C55D90">
      <w:pPr>
        <w:pStyle w:val="Heading1"/>
        <w:spacing w:before="0" w:line="360" w:lineRule="auto"/>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 xml:space="preserve">This project has significantly improved my technical skills in Python development, threat intelligence processing, software testing, version control with </w:t>
      </w:r>
      <w:proofErr w:type="spellStart"/>
      <w:r w:rsidRPr="006C1729">
        <w:rPr>
          <w:rFonts w:ascii="Times New Roman" w:hAnsi="Times New Roman" w:cs="Times New Roman"/>
          <w:b w:val="0"/>
          <w:color w:val="auto"/>
          <w:sz w:val="24"/>
          <w:szCs w:val="24"/>
        </w:rPr>
        <w:t>Git</w:t>
      </w:r>
      <w:proofErr w:type="spellEnd"/>
      <w:r w:rsidRPr="006C1729">
        <w:rPr>
          <w:rFonts w:ascii="Times New Roman" w:hAnsi="Times New Roman" w:cs="Times New Roman"/>
          <w:b w:val="0"/>
          <w:color w:val="auto"/>
          <w:sz w:val="24"/>
          <w:szCs w:val="24"/>
        </w:rPr>
        <w:t>, and technical documentation. The knowledge and experience gained during this project will be valuable for future cybersecurity and software development work.</w:t>
      </w:r>
    </w:p>
    <w:p w:rsidR="009C5B9C" w:rsidRPr="00F525E8" w:rsidRDefault="009C5B9C" w:rsidP="00C55D90">
      <w:pPr>
        <w:pStyle w:val="Heading1"/>
        <w:spacing w:before="0" w:line="360" w:lineRule="auto"/>
        <w:rPr>
          <w:color w:val="000000" w:themeColor="text1"/>
        </w:rPr>
      </w:pPr>
      <w:r w:rsidRPr="009B2AF2">
        <w:rPr>
          <w:color w:val="000000" w:themeColor="text1"/>
        </w:rPr>
        <w:br w:type="page"/>
      </w:r>
      <w:r w:rsidRPr="00F525E8">
        <w:rPr>
          <w:color w:val="000000" w:themeColor="text1"/>
        </w:rPr>
        <w:lastRenderedPageBreak/>
        <w:t>Abstract</w:t>
      </w:r>
    </w:p>
    <w:p w:rsidR="009C5B9C" w:rsidRPr="009B2AF2" w:rsidRDefault="009C5B9C" w:rsidP="006C1729">
      <w:pPr>
        <w:pStyle w:val="Heading1"/>
        <w:spacing w:before="0"/>
        <w:rPr>
          <w:rFonts w:ascii="Times New Roman" w:hAnsi="Times New Roman" w:cs="Times New Roman"/>
          <w:color w:val="auto"/>
          <w:sz w:val="24"/>
          <w:szCs w:val="24"/>
        </w:rPr>
      </w:pPr>
    </w:p>
    <w:p w:rsidR="009C5B9C" w:rsidRPr="009B2AF2" w:rsidRDefault="009C5B9C" w:rsidP="006C1729">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Threat intelligence plays a critical role in modern cybersecurity by helping organizations identify, analyze, and respond to malicious infrastructure before attacks can cause significant damage. However, threat intelligence feeds are often distributed across multiple sources, represented in different formats, and contain duplicate or inconsistent Indicators of Compromise (IOCs), making manual analysis inefficient.</w:t>
      </w:r>
    </w:p>
    <w:p w:rsidR="009C5B9C" w:rsidRPr="009B2AF2" w:rsidRDefault="009C5B9C" w:rsidP="006C1729">
      <w:pPr>
        <w:pStyle w:val="Heading1"/>
        <w:spacing w:before="0"/>
        <w:rPr>
          <w:rFonts w:ascii="Times New Roman" w:hAnsi="Times New Roman" w:cs="Times New Roman"/>
          <w:b w:val="0"/>
          <w:color w:val="auto"/>
          <w:sz w:val="24"/>
          <w:szCs w:val="24"/>
        </w:rPr>
      </w:pPr>
    </w:p>
    <w:p w:rsidR="009C5B9C" w:rsidRPr="009B2AF2" w:rsidRDefault="009C5B9C" w:rsidP="006C1729">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The objective of this project was to design and implement a modular Threat Intelligence Aggregator capable of collecting threat intelligence from multiple external sources, parsing different feed formats, validating and normalizing indicators, removing duplicate entries, correlating related indicators, and exporting the processed data into multiple security-focused formats.</w:t>
      </w:r>
    </w:p>
    <w:p w:rsidR="009C5B9C" w:rsidRPr="009B2AF2" w:rsidRDefault="009C5B9C" w:rsidP="006C1729">
      <w:pPr>
        <w:pStyle w:val="Heading1"/>
        <w:spacing w:before="0"/>
        <w:rPr>
          <w:rFonts w:ascii="Times New Roman" w:hAnsi="Times New Roman" w:cs="Times New Roman"/>
          <w:b w:val="0"/>
          <w:color w:val="auto"/>
          <w:sz w:val="24"/>
          <w:szCs w:val="24"/>
        </w:rPr>
      </w:pPr>
    </w:p>
    <w:p w:rsidR="009C5B9C" w:rsidRPr="009B2AF2" w:rsidRDefault="009C5B9C" w:rsidP="006C1729">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The application was implemented in Python using a modular architecture based on clean design principles. The system supports multiple IOC types, including IPv4, IPv6, IPv4 CIDR, domains, URLs, MD5, SHA-1, and SHA-256 hashes. Threat intelligence feeds are processed through a structured pipeline consisting of feed collection, parsing, validation, normalization, deduplication, correlation, reporting, and export generation.</w:t>
      </w:r>
    </w:p>
    <w:p w:rsidR="009C5B9C" w:rsidRPr="009B2AF2" w:rsidRDefault="009C5B9C" w:rsidP="006C1729">
      <w:pPr>
        <w:pStyle w:val="Heading1"/>
        <w:spacing w:before="0"/>
        <w:rPr>
          <w:rFonts w:ascii="Times New Roman" w:hAnsi="Times New Roman" w:cs="Times New Roman"/>
          <w:b w:val="0"/>
          <w:color w:val="auto"/>
          <w:sz w:val="24"/>
          <w:szCs w:val="24"/>
        </w:rPr>
      </w:pPr>
    </w:p>
    <w:p w:rsidR="006C1729" w:rsidRDefault="009C5B9C" w:rsidP="006C1729">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 xml:space="preserve">The project generates multiple output formats, including JSON datasets, CSV exports, correlation reports, threat intelligence summaries, and category-specific blocklists that can be integrated into defensive security tools. </w:t>
      </w:r>
    </w:p>
    <w:p w:rsidR="006C1729" w:rsidRDefault="006C1729" w:rsidP="006C1729">
      <w:pPr>
        <w:pStyle w:val="Heading1"/>
        <w:spacing w:before="0"/>
        <w:rPr>
          <w:rFonts w:ascii="Times New Roman" w:hAnsi="Times New Roman" w:cs="Times New Roman"/>
          <w:b w:val="0"/>
          <w:color w:val="auto"/>
          <w:sz w:val="24"/>
          <w:szCs w:val="24"/>
        </w:rPr>
      </w:pPr>
    </w:p>
    <w:p w:rsidR="009C5B9C" w:rsidRPr="009B2AF2" w:rsidRDefault="009C5B9C" w:rsidP="006C1729">
      <w:pPr>
        <w:pStyle w:val="Heading1"/>
        <w:spacing w:before="0"/>
        <w:rPr>
          <w:rFonts w:ascii="Times New Roman" w:hAnsi="Times New Roman" w:cs="Times New Roman"/>
          <w:b w:val="0"/>
          <w:color w:val="auto"/>
          <w:sz w:val="24"/>
          <w:szCs w:val="24"/>
        </w:rPr>
      </w:pPr>
      <w:r w:rsidRPr="009B2AF2">
        <w:rPr>
          <w:rFonts w:ascii="Times New Roman" w:hAnsi="Times New Roman" w:cs="Times New Roman"/>
          <w:color w:val="auto"/>
          <w:sz w:val="24"/>
          <w:szCs w:val="24"/>
        </w:rPr>
        <w:t>Comprehensive automated testing was performed using pytest, with all 76 test cases passing successfully</w:t>
      </w:r>
      <w:r w:rsidRPr="009B2AF2">
        <w:rPr>
          <w:rFonts w:ascii="Times New Roman" w:hAnsi="Times New Roman" w:cs="Times New Roman"/>
          <w:b w:val="0"/>
          <w:color w:val="auto"/>
          <w:sz w:val="24"/>
          <w:szCs w:val="24"/>
        </w:rPr>
        <w:t>. Runtime verification confirmed successful processing of all configured feeds and generation of the expected output files.</w:t>
      </w:r>
    </w:p>
    <w:p w:rsidR="009C5B9C" w:rsidRPr="009B2AF2" w:rsidRDefault="009C5B9C" w:rsidP="006C1729">
      <w:pPr>
        <w:pStyle w:val="Heading1"/>
        <w:spacing w:before="0"/>
        <w:rPr>
          <w:rFonts w:ascii="Times New Roman" w:hAnsi="Times New Roman" w:cs="Times New Roman"/>
          <w:b w:val="0"/>
          <w:color w:val="auto"/>
          <w:sz w:val="24"/>
          <w:szCs w:val="24"/>
        </w:rPr>
      </w:pPr>
    </w:p>
    <w:p w:rsidR="009C5B9C" w:rsidRPr="009B2AF2" w:rsidRDefault="009C5B9C" w:rsidP="006C1729">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The completed Threat Intelligence Aggregator demonstrates the practical application of software engineering principles and defensive cybersecurity techniques while providing a scalable foundation for future enhancements such as STIX/TAXII integration, database support, web-based dashboards, and external threat intelligence enrichment.</w:t>
      </w:r>
    </w:p>
    <w:p w:rsidR="009C5B9C" w:rsidRPr="009B2AF2" w:rsidRDefault="009C5B9C" w:rsidP="009B2AF2">
      <w:pPr>
        <w:jc w:val="left"/>
        <w:rPr>
          <w:rFonts w:ascii="Times New Roman" w:eastAsiaTheme="majorEastAsia" w:hAnsi="Times New Roman" w:cs="Times New Roman"/>
          <w:sz w:val="24"/>
          <w:szCs w:val="24"/>
        </w:rPr>
      </w:pPr>
      <w:r w:rsidRPr="009B2AF2">
        <w:rPr>
          <w:rFonts w:ascii="Times New Roman" w:hAnsi="Times New Roman" w:cs="Times New Roman"/>
          <w:sz w:val="24"/>
          <w:szCs w:val="24"/>
        </w:rPr>
        <w:br w:type="page"/>
      </w:r>
    </w:p>
    <w:p w:rsidR="009C5B9C" w:rsidRDefault="009C5B9C" w:rsidP="006C1729">
      <w:pPr>
        <w:pStyle w:val="Heading1"/>
        <w:numPr>
          <w:ilvl w:val="0"/>
          <w:numId w:val="11"/>
        </w:numPr>
        <w:spacing w:line="360" w:lineRule="auto"/>
        <w:rPr>
          <w:color w:val="auto"/>
        </w:rPr>
      </w:pPr>
      <w:r w:rsidRPr="009B2AF2">
        <w:rPr>
          <w:color w:val="auto"/>
        </w:rPr>
        <w:lastRenderedPageBreak/>
        <w:t>Introduction</w:t>
      </w:r>
    </w:p>
    <w:p w:rsidR="006C1729" w:rsidRPr="006C1729" w:rsidRDefault="006C1729" w:rsidP="006C1729"/>
    <w:p w:rsidR="009C5B9C" w:rsidRPr="009B2AF2" w:rsidRDefault="009C5B9C" w:rsidP="00C55D90">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Threat intelligence plays a significant role in modern cybersecurity by enabling organizations to identify malicious infrastructure, detect emerging threats, and strengthen defensive mechanisms. Every day, numerous security organizations publish threat intelligence feeds containing Indicators of Compromise (IOCs) such as IP addresses, domains, URLs, and file hashes. These indicators help security analysts identify known malicious activity and improve incident response.</w:t>
      </w:r>
    </w:p>
    <w:p w:rsidR="009C5B9C" w:rsidRPr="009B2AF2" w:rsidRDefault="009C5B9C" w:rsidP="00C55D90">
      <w:pPr>
        <w:pStyle w:val="Heading1"/>
        <w:spacing w:before="0"/>
        <w:rPr>
          <w:rFonts w:ascii="Times New Roman" w:hAnsi="Times New Roman" w:cs="Times New Roman"/>
          <w:b w:val="0"/>
          <w:color w:val="auto"/>
          <w:sz w:val="24"/>
          <w:szCs w:val="24"/>
        </w:rPr>
      </w:pPr>
    </w:p>
    <w:p w:rsidR="009C5B9C" w:rsidRPr="009B2AF2" w:rsidRDefault="009C5B9C" w:rsidP="00C55D90">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However, publicly available threat intelligence feeds often differ in format, quality, and structure. Some feeds are distributed as CSV files, others as JSON documents, while many are available as plain text files. The same IOC may appear across multiple feeds, and some entries may be invalid, outdated, or duplicated. These inconsistencies make manual processing inefficient and increase the likelihood of errors. Security teams therefore require a reliable mechanism to automatically collect, validate, normalize, and organize threat intelligence into a consistent and usable format.</w:t>
      </w:r>
    </w:p>
    <w:p w:rsidR="009C5B9C" w:rsidRPr="009B2AF2" w:rsidRDefault="009C5B9C" w:rsidP="00C55D90">
      <w:pPr>
        <w:pStyle w:val="Heading1"/>
        <w:spacing w:before="0"/>
        <w:rPr>
          <w:rFonts w:ascii="Times New Roman" w:hAnsi="Times New Roman" w:cs="Times New Roman"/>
          <w:b w:val="0"/>
          <w:color w:val="auto"/>
          <w:sz w:val="24"/>
          <w:szCs w:val="24"/>
        </w:rPr>
      </w:pPr>
    </w:p>
    <w:p w:rsidR="009C5B9C" w:rsidRPr="009B2AF2" w:rsidRDefault="009C5B9C" w:rsidP="00C55D90">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The Threat Intelligence Aggregator was developed to address these challenges by providing a modular Python-based toolkit that automates the complete threat intelligence processing pipeline. The system downloads threat feeds from multiple sources, parses different file formats, validates IOC formats, removes duplicate entries, correlates indicators from different feeds, and exports the processed intelligence into structured reports and defensive blocklists.</w:t>
      </w:r>
    </w:p>
    <w:p w:rsidR="009C5B9C" w:rsidRPr="009B2AF2" w:rsidRDefault="009C5B9C" w:rsidP="00C55D90">
      <w:pPr>
        <w:pStyle w:val="Heading1"/>
        <w:spacing w:before="0"/>
        <w:contextualSpacing/>
        <w:rPr>
          <w:rFonts w:ascii="Times New Roman" w:hAnsi="Times New Roman" w:cs="Times New Roman"/>
          <w:b w:val="0"/>
          <w:color w:val="auto"/>
          <w:sz w:val="24"/>
          <w:szCs w:val="24"/>
        </w:rPr>
      </w:pPr>
    </w:p>
    <w:p w:rsidR="009C5B9C" w:rsidRDefault="009C5B9C" w:rsidP="00C55D90">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The project has been designed using modern software engineering practices to ensure maintainability, scalability, and reliability. The implementation follows Clean Architecture principles, SOLID design principles, dependency injection, modular component organization, comprehensive logging, type hints, and automated testing. This architectural approach enables individual components to be modified or extended with minimal impact on the overall system.</w:t>
      </w:r>
    </w:p>
    <w:p w:rsidR="00F525E8" w:rsidRPr="009B2AF2" w:rsidRDefault="00F525E8" w:rsidP="00C55D90">
      <w:pPr>
        <w:spacing w:line="240" w:lineRule="auto"/>
        <w:jc w:val="left"/>
      </w:pPr>
    </w:p>
    <w:p w:rsidR="009C5B9C" w:rsidRDefault="009C5B9C" w:rsidP="00C55D90">
      <w:pPr>
        <w:pStyle w:val="Heading1"/>
        <w:spacing w:before="0"/>
        <w:rPr>
          <w:rFonts w:ascii="Times New Roman" w:hAnsi="Times New Roman" w:cs="Times New Roman"/>
          <w:b w:val="0"/>
          <w:color w:val="auto"/>
          <w:sz w:val="24"/>
          <w:szCs w:val="24"/>
        </w:rPr>
      </w:pPr>
      <w:r w:rsidRPr="009B2AF2">
        <w:rPr>
          <w:rFonts w:ascii="Times New Roman" w:hAnsi="Times New Roman" w:cs="Times New Roman"/>
          <w:b w:val="0"/>
          <w:color w:val="auto"/>
          <w:sz w:val="24"/>
          <w:szCs w:val="24"/>
        </w:rPr>
        <w:t>The completed implementation supports multiple IOC categories, including IPv4 addresses, IPv6 addresses, IPv4 CIDR ranges, domain names, URLs, MD5 hashes, SHA1 hashes, and SHA256 hashes. The processed intelligence can be exported in JSON and CSV formats, along with correlation reports, threat intelligence reports, and IOC-specific blocklists that can be used in defensive cybersecurity environments.</w:t>
      </w:r>
    </w:p>
    <w:p w:rsidR="00F525E8" w:rsidRPr="006C1729" w:rsidRDefault="00F525E8" w:rsidP="00C55D90">
      <w:pPr>
        <w:spacing w:line="240" w:lineRule="auto"/>
      </w:pPr>
    </w:p>
    <w:p w:rsidR="009C5B9C" w:rsidRPr="006C1729" w:rsidRDefault="009C5B9C" w:rsidP="00C55D90">
      <w:pPr>
        <w:pStyle w:val="Heading1"/>
        <w:spacing w:before="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The project demonstrates how a structured, modular, and automated approach can improve the quality and usability of publicly available threat intelligence while providing a strong foundation for future enhancements such as STIX/TAXII integration, REST APIs, databases, dashboards, and CI/CD pipelines.</w:t>
      </w:r>
    </w:p>
    <w:p w:rsidR="009C5B9C" w:rsidRPr="006C1729" w:rsidRDefault="009C5B9C" w:rsidP="00C55D90">
      <w:pPr>
        <w:spacing w:line="240" w:lineRule="auto"/>
        <w:rPr>
          <w:rFonts w:ascii="Times New Roman" w:eastAsiaTheme="majorEastAsia" w:hAnsi="Times New Roman" w:cs="Times New Roman"/>
          <w:sz w:val="24"/>
          <w:szCs w:val="24"/>
        </w:rPr>
      </w:pPr>
      <w:r w:rsidRPr="006C1729">
        <w:rPr>
          <w:rFonts w:ascii="Times New Roman" w:hAnsi="Times New Roman" w:cs="Times New Roman"/>
          <w:sz w:val="24"/>
          <w:szCs w:val="24"/>
        </w:rPr>
        <w:br w:type="page"/>
      </w:r>
    </w:p>
    <w:p w:rsidR="009C5B9C" w:rsidRPr="006C1729" w:rsidRDefault="009C5B9C" w:rsidP="006C1729">
      <w:pPr>
        <w:pStyle w:val="Heading1"/>
        <w:spacing w:line="360" w:lineRule="auto"/>
        <w:rPr>
          <w:color w:val="auto"/>
        </w:rPr>
      </w:pPr>
      <w:r w:rsidRPr="006C1729">
        <w:rPr>
          <w:color w:val="auto"/>
        </w:rPr>
        <w:lastRenderedPageBreak/>
        <w:t>2. Problem Statement</w:t>
      </w:r>
    </w:p>
    <w:p w:rsidR="009C5B9C" w:rsidRPr="006C1729" w:rsidRDefault="009C5B9C" w:rsidP="00C55D90">
      <w:pPr>
        <w:pStyle w:val="Heading1"/>
        <w:spacing w:line="360" w:lineRule="auto"/>
        <w:rPr>
          <w:rFonts w:ascii="Times New Roman" w:hAnsi="Times New Roman" w:cs="Times New Roman"/>
          <w:color w:val="auto"/>
          <w:sz w:val="24"/>
          <w:szCs w:val="24"/>
        </w:rPr>
      </w:pPr>
    </w:p>
    <w:p w:rsidR="009C5B9C" w:rsidRPr="006C1729" w:rsidRDefault="00F525E8" w:rsidP="00C55D90">
      <w:pPr>
        <w:pStyle w:val="Heading1"/>
        <w:spacing w:before="0"/>
        <w:rPr>
          <w:rFonts w:ascii="Times New Roman" w:hAnsi="Times New Roman" w:cs="Times New Roman"/>
          <w:b w:val="0"/>
          <w:color w:val="auto"/>
          <w:sz w:val="24"/>
          <w:szCs w:val="24"/>
        </w:rPr>
      </w:pPr>
      <w:r>
        <w:rPr>
          <w:rFonts w:ascii="Times New Roman" w:hAnsi="Times New Roman" w:cs="Times New Roman"/>
          <w:b w:val="0"/>
          <w:color w:val="auto"/>
          <w:sz w:val="24"/>
          <w:szCs w:val="24"/>
        </w:rPr>
        <w:t>Cyber S</w:t>
      </w:r>
      <w:r w:rsidRPr="00F525E8">
        <w:rPr>
          <w:rFonts w:ascii="Times New Roman" w:hAnsi="Times New Roman" w:cs="Times New Roman"/>
          <w:b w:val="0"/>
          <w:color w:val="auto"/>
          <w:sz w:val="24"/>
          <w:szCs w:val="24"/>
        </w:rPr>
        <w:t>ecurity</w:t>
      </w:r>
      <w:r w:rsidR="009C5B9C" w:rsidRPr="006C1729">
        <w:rPr>
          <w:rFonts w:ascii="Times New Roman" w:hAnsi="Times New Roman" w:cs="Times New Roman"/>
          <w:b w:val="0"/>
          <w:color w:val="auto"/>
          <w:sz w:val="24"/>
          <w:szCs w:val="24"/>
        </w:rPr>
        <w:t xml:space="preserve"> analysts and security teams depend on threat intelligence feeds to identify malicious infrastructure, detect known threats, and strengthen organizational defenses. Numerous security organizations publish free and open-source threat intelligence feeds containing Indicators of Compromise (IOCs) such as IP addresses, domain names, URLs, and cryptographic file hashes. While these feeds provide valuable information, they often differ significantly in structure, format, and quality.</w:t>
      </w:r>
    </w:p>
    <w:p w:rsidR="009C5B9C" w:rsidRPr="006C1729" w:rsidRDefault="009C5B9C" w:rsidP="00C55D90">
      <w:pPr>
        <w:pStyle w:val="Heading1"/>
        <w:spacing w:before="0"/>
        <w:rPr>
          <w:rFonts w:ascii="Times New Roman" w:hAnsi="Times New Roman" w:cs="Times New Roman"/>
          <w:b w:val="0"/>
          <w:color w:val="auto"/>
          <w:sz w:val="24"/>
          <w:szCs w:val="24"/>
        </w:rPr>
      </w:pPr>
    </w:p>
    <w:p w:rsidR="009C5B9C" w:rsidRPr="006C1729" w:rsidRDefault="009C5B9C" w:rsidP="00C55D90">
      <w:pPr>
        <w:pStyle w:val="Heading1"/>
        <w:spacing w:before="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Threat intelligence data is commonly distributed as TXT, CSV, or JSON files, each following different schemas and naming conventions. As a result, collecting data from multiple sources requires separate parsing logic for each format. In addition, the same IOC frequently appears in multiple feeds, creating duplicate entries that increase data volume without adding useful information. Some feeds may also contain malformed or invalid indicators, reducing the reliability of the collected intelligence.</w:t>
      </w:r>
    </w:p>
    <w:p w:rsidR="009C5B9C" w:rsidRPr="006C1729" w:rsidRDefault="009C5B9C" w:rsidP="00C55D90">
      <w:pPr>
        <w:pStyle w:val="Heading1"/>
        <w:spacing w:before="0"/>
        <w:rPr>
          <w:rFonts w:ascii="Times New Roman" w:hAnsi="Times New Roman" w:cs="Times New Roman"/>
          <w:b w:val="0"/>
          <w:color w:val="auto"/>
          <w:sz w:val="24"/>
          <w:szCs w:val="24"/>
        </w:rPr>
      </w:pPr>
    </w:p>
    <w:p w:rsidR="009C5B9C" w:rsidRPr="006C1729" w:rsidRDefault="009C5B9C" w:rsidP="00C55D90">
      <w:pPr>
        <w:pStyle w:val="Heading1"/>
        <w:spacing w:before="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Manual collection and processing of multiple threat intelligence feeds is time-consuming, error-prone, and difficult to maintain. Without a standardized processing pipeline, security analysts must spend additional effort validating, cleaning, normalizing, and organizing the collected data before it can be used effectively. This process becomes increasingly challenging as the number of feeds grows.</w:t>
      </w:r>
    </w:p>
    <w:p w:rsidR="009C5B9C" w:rsidRPr="006C1729" w:rsidRDefault="009C5B9C" w:rsidP="00C55D90">
      <w:pPr>
        <w:pStyle w:val="Heading1"/>
        <w:spacing w:before="0"/>
        <w:rPr>
          <w:rFonts w:ascii="Times New Roman" w:hAnsi="Times New Roman" w:cs="Times New Roman"/>
          <w:b w:val="0"/>
          <w:color w:val="auto"/>
          <w:sz w:val="24"/>
          <w:szCs w:val="24"/>
        </w:rPr>
      </w:pPr>
    </w:p>
    <w:p w:rsidR="009C5B9C" w:rsidRPr="006C1729" w:rsidRDefault="009C5B9C" w:rsidP="00C55D90">
      <w:pPr>
        <w:pStyle w:val="Heading1"/>
        <w:spacing w:before="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 xml:space="preserve">The primary problem addressed by this project is the development of a modular and automated system capable of downloading, parsing, validating, normalizing, </w:t>
      </w:r>
      <w:proofErr w:type="spellStart"/>
      <w:r w:rsidRPr="006C1729">
        <w:rPr>
          <w:rFonts w:ascii="Times New Roman" w:hAnsi="Times New Roman" w:cs="Times New Roman"/>
          <w:b w:val="0"/>
          <w:color w:val="auto"/>
          <w:sz w:val="24"/>
          <w:szCs w:val="24"/>
        </w:rPr>
        <w:t>deduplicating</w:t>
      </w:r>
      <w:proofErr w:type="spellEnd"/>
      <w:r w:rsidRPr="006C1729">
        <w:rPr>
          <w:rFonts w:ascii="Times New Roman" w:hAnsi="Times New Roman" w:cs="Times New Roman"/>
          <w:b w:val="0"/>
          <w:color w:val="auto"/>
          <w:sz w:val="24"/>
          <w:szCs w:val="24"/>
        </w:rPr>
        <w:t xml:space="preserve">, correlating, and exporting threat intelligence obtained from multiple external sources. The system aims to provide high-quality, structured outputs that can support defensive </w:t>
      </w:r>
      <w:r w:rsidR="00F525E8" w:rsidRPr="00F525E8">
        <w:rPr>
          <w:rFonts w:ascii="Times New Roman" w:hAnsi="Times New Roman" w:cs="Times New Roman"/>
          <w:b w:val="0"/>
          <w:color w:val="auto"/>
          <w:sz w:val="24"/>
          <w:szCs w:val="24"/>
        </w:rPr>
        <w:t>cyber security</w:t>
      </w:r>
      <w:r w:rsidRPr="006C1729">
        <w:rPr>
          <w:rFonts w:ascii="Times New Roman" w:hAnsi="Times New Roman" w:cs="Times New Roman"/>
          <w:b w:val="0"/>
          <w:color w:val="auto"/>
          <w:sz w:val="24"/>
          <w:szCs w:val="24"/>
        </w:rPr>
        <w:t xml:space="preserve"> operations while maintaining a clean, maintainable, and extensible software architecture.</w:t>
      </w:r>
    </w:p>
    <w:p w:rsidR="009C5B9C" w:rsidRPr="006C1729" w:rsidRDefault="009C5B9C" w:rsidP="00C55D90">
      <w:pPr>
        <w:pStyle w:val="Heading1"/>
        <w:spacing w:before="0"/>
        <w:rPr>
          <w:rFonts w:ascii="Times New Roman" w:hAnsi="Times New Roman" w:cs="Times New Roman"/>
          <w:b w:val="0"/>
          <w:color w:val="auto"/>
          <w:sz w:val="24"/>
          <w:szCs w:val="24"/>
        </w:rPr>
      </w:pPr>
    </w:p>
    <w:p w:rsidR="009C5B9C" w:rsidRPr="006C1729" w:rsidRDefault="009C5B9C" w:rsidP="00C55D90">
      <w:pPr>
        <w:pStyle w:val="Heading1"/>
        <w:spacing w:before="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By automating these tasks, the Threat Intelligence Aggregator reduces manual effort, improves data consistency, eliminates redundant indicators, and generates organized outputs suitable for reporting, analysis, and defensive security applications.</w:t>
      </w:r>
    </w:p>
    <w:p w:rsidR="009C5B9C" w:rsidRPr="006C1729" w:rsidRDefault="009C5B9C" w:rsidP="007C384A">
      <w:pPr>
        <w:rPr>
          <w:rFonts w:ascii="Times New Roman" w:eastAsiaTheme="majorEastAsia" w:hAnsi="Times New Roman" w:cs="Times New Roman"/>
          <w:sz w:val="24"/>
          <w:szCs w:val="24"/>
        </w:rPr>
      </w:pPr>
      <w:r w:rsidRPr="006C1729">
        <w:rPr>
          <w:rFonts w:ascii="Times New Roman" w:hAnsi="Times New Roman" w:cs="Times New Roman"/>
          <w:sz w:val="24"/>
          <w:szCs w:val="24"/>
        </w:rPr>
        <w:br w:type="page"/>
      </w:r>
    </w:p>
    <w:p w:rsidR="009C5B9C" w:rsidRPr="006C1729" w:rsidRDefault="009C5B9C" w:rsidP="00C55D90">
      <w:pPr>
        <w:pStyle w:val="Heading1"/>
        <w:rPr>
          <w:color w:val="auto"/>
        </w:rPr>
      </w:pPr>
      <w:r w:rsidRPr="006C1729">
        <w:rPr>
          <w:color w:val="auto"/>
        </w:rPr>
        <w:lastRenderedPageBreak/>
        <w:t>3. Objectives</w:t>
      </w:r>
    </w:p>
    <w:p w:rsidR="009C5B9C" w:rsidRPr="006C1729" w:rsidRDefault="009C5B9C" w:rsidP="00C55D90">
      <w:pPr>
        <w:pStyle w:val="Heading1"/>
        <w:rPr>
          <w:rFonts w:ascii="Times New Roman" w:hAnsi="Times New Roman" w:cs="Times New Roman"/>
          <w:color w:val="auto"/>
          <w:sz w:val="24"/>
          <w:szCs w:val="24"/>
        </w:rPr>
      </w:pPr>
    </w:p>
    <w:p w:rsidR="009C5B9C" w:rsidRPr="006C1729" w:rsidRDefault="009C5B9C" w:rsidP="00C55D90">
      <w:pPr>
        <w:pStyle w:val="Heading1"/>
        <w:spacing w:before="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The primary objective of the Threat Intelligence Aggregator is to design and implement a modular, maintainable, and automated threat intelligence processing toolkit capable of collecting and processing Indicators of Compromise (IOCs) from multiple publicly available threat intelligence feeds. The project focuses on improving the efficiency, consistency, and usability of threat intelligence by automating the complete processing workflow while following modern software engineering practices.</w:t>
      </w:r>
    </w:p>
    <w:p w:rsidR="009C5B9C" w:rsidRPr="006C1729" w:rsidRDefault="009C5B9C" w:rsidP="00C55D90">
      <w:pPr>
        <w:pStyle w:val="Heading1"/>
        <w:spacing w:before="0"/>
        <w:rPr>
          <w:rFonts w:ascii="Times New Roman" w:hAnsi="Times New Roman" w:cs="Times New Roman"/>
          <w:b w:val="0"/>
          <w:color w:val="auto"/>
          <w:sz w:val="24"/>
          <w:szCs w:val="24"/>
        </w:rPr>
      </w:pPr>
    </w:p>
    <w:p w:rsidR="009C5B9C" w:rsidRDefault="009C5B9C" w:rsidP="00C55D90">
      <w:pPr>
        <w:pStyle w:val="Heading1"/>
        <w:spacing w:before="0"/>
        <w:rPr>
          <w:rFonts w:ascii="Times New Roman" w:hAnsi="Times New Roman" w:cs="Times New Roman"/>
          <w:color w:val="auto"/>
          <w:sz w:val="24"/>
          <w:szCs w:val="24"/>
          <w:u w:val="single"/>
        </w:rPr>
      </w:pPr>
      <w:r w:rsidRPr="006C1729">
        <w:rPr>
          <w:rFonts w:ascii="Times New Roman" w:hAnsi="Times New Roman" w:cs="Times New Roman"/>
          <w:color w:val="auto"/>
          <w:sz w:val="24"/>
          <w:szCs w:val="24"/>
          <w:u w:val="single"/>
        </w:rPr>
        <w:t>The specific objectives of the project are as follows:</w:t>
      </w:r>
    </w:p>
    <w:p w:rsidR="00C55D90" w:rsidRPr="00C55D90" w:rsidRDefault="00C55D90" w:rsidP="00C55D90"/>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design a modular software architecture based on Clean Architecture and SOLID principles.</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automate the downloading of threat intelligence feeds from multiple external sources.</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support multiple input formats, including TXT, CSV, and JSON.</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parse and extract Indicators of Compromise from different feed structures.</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validate IOCs and eliminate invalid or malformed entries.</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normalize IOC data into a standardized internal representation.</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identify and remove duplicate indicators collected from different threat feeds.</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correlate indicators based on their occurrence across multiple sources.</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generate structured threat intelligence reports summarizing the processed data.</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export processed intelligence in JSON and CSV formats.</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generate IOC-specific blocklists for IPv4, IPv6, domains, URLs, MD5, SHA1, SHA256, and IPv4 CIDR indicators.</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provide a command-line interface for executing the threat intelligence processing workflow.</w:t>
      </w:r>
    </w:p>
    <w:p w:rsidR="009C5B9C" w:rsidRPr="006C1729"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maintain comprehensive logging for monitoring, debugging, and troubleshooting.</w:t>
      </w:r>
    </w:p>
    <w:p w:rsidR="00D17BD5"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verify the correctness and reliability of the implementation through automated unit testing.</w:t>
      </w:r>
    </w:p>
    <w:p w:rsidR="009C5B9C" w:rsidRDefault="009C5B9C" w:rsidP="00C55D90">
      <w:pPr>
        <w:pStyle w:val="Heading1"/>
        <w:numPr>
          <w:ilvl w:val="0"/>
          <w:numId w:val="1"/>
        </w:numPr>
        <w:spacing w:before="0"/>
        <w:ind w:left="0"/>
        <w:rPr>
          <w:rFonts w:ascii="Times New Roman" w:hAnsi="Times New Roman" w:cs="Times New Roman"/>
          <w:b w:val="0"/>
          <w:color w:val="auto"/>
          <w:sz w:val="24"/>
          <w:szCs w:val="24"/>
        </w:rPr>
      </w:pPr>
      <w:r w:rsidRPr="006C1729">
        <w:rPr>
          <w:rFonts w:ascii="Times New Roman" w:hAnsi="Times New Roman" w:cs="Times New Roman"/>
          <w:b w:val="0"/>
          <w:color w:val="auto"/>
          <w:sz w:val="24"/>
          <w:szCs w:val="24"/>
        </w:rPr>
        <w:t>To develop a scalable foundation that supports future enhancements without requiring major architectural changes.</w:t>
      </w:r>
    </w:p>
    <w:p w:rsidR="00C55D90" w:rsidRDefault="00C55D90" w:rsidP="00C55D90"/>
    <w:p w:rsidR="00C55D90" w:rsidRPr="00C55D90" w:rsidRDefault="00C55D90" w:rsidP="00C55D90"/>
    <w:p w:rsidR="00D17BD5" w:rsidRDefault="009C5B9C" w:rsidP="00C55D90">
      <w:pPr>
        <w:pStyle w:val="Heading1"/>
        <w:spacing w:before="0"/>
        <w:jc w:val="center"/>
        <w:rPr>
          <w:rFonts w:ascii="Times New Roman" w:hAnsi="Times New Roman" w:cs="Times New Roman"/>
          <w:color w:val="595959" w:themeColor="text1" w:themeTint="A6"/>
          <w:sz w:val="24"/>
          <w:szCs w:val="24"/>
        </w:rPr>
      </w:pPr>
      <w:r w:rsidRPr="006C1729">
        <w:rPr>
          <w:rFonts w:ascii="Times New Roman" w:hAnsi="Times New Roman" w:cs="Times New Roman"/>
          <w:color w:val="595959" w:themeColor="text1" w:themeTint="A6"/>
          <w:sz w:val="24"/>
          <w:szCs w:val="24"/>
        </w:rPr>
        <w:t>These objectives collectively ensure that the system provides a reliable, extensible, and production-oriented solution for processing publicly available threat intelligence while maintaining high standards of software quality and maintainability.</w:t>
      </w:r>
    </w:p>
    <w:p w:rsidR="00D17BD5" w:rsidRDefault="00D17BD5" w:rsidP="00D17BD5">
      <w:pPr>
        <w:rPr>
          <w:rFonts w:eastAsiaTheme="majorEastAsia"/>
        </w:rPr>
      </w:pPr>
      <w:r>
        <w:br w:type="page"/>
      </w:r>
    </w:p>
    <w:p w:rsidR="009C5B9C" w:rsidRPr="006C1729" w:rsidRDefault="009C5B9C" w:rsidP="00D17BD5">
      <w:pPr>
        <w:pStyle w:val="Heading1"/>
        <w:spacing w:before="0" w:line="360" w:lineRule="auto"/>
        <w:jc w:val="left"/>
        <w:rPr>
          <w:rFonts w:ascii="Times New Roman" w:hAnsi="Times New Roman" w:cs="Times New Roman"/>
          <w:color w:val="595959" w:themeColor="text1" w:themeTint="A6"/>
          <w:sz w:val="24"/>
          <w:szCs w:val="24"/>
        </w:rPr>
      </w:pPr>
    </w:p>
    <w:p w:rsidR="009C5B9C" w:rsidRPr="0025048E" w:rsidRDefault="009C5B9C" w:rsidP="0025048E">
      <w:pPr>
        <w:pStyle w:val="Heading1"/>
        <w:spacing w:line="360" w:lineRule="auto"/>
        <w:jc w:val="left"/>
        <w:rPr>
          <w:color w:val="auto"/>
        </w:rPr>
      </w:pPr>
      <w:r w:rsidRPr="006C1729">
        <w:rPr>
          <w:color w:val="auto"/>
        </w:rPr>
        <w:t xml:space="preserve"> 4. Scope</w:t>
      </w:r>
    </w:p>
    <w:p w:rsidR="009C5B9C" w:rsidRPr="0025048E" w:rsidRDefault="009C5B9C" w:rsidP="006C1729">
      <w:pPr>
        <w:rPr>
          <w:rFonts w:ascii="Times New Roman" w:hAnsi="Times New Roman" w:cs="Times New Roman"/>
          <w:sz w:val="24"/>
          <w:szCs w:val="24"/>
        </w:rPr>
      </w:pPr>
      <w:r w:rsidRPr="0025048E">
        <w:rPr>
          <w:rFonts w:ascii="Times New Roman" w:hAnsi="Times New Roman" w:cs="Times New Roman"/>
          <w:sz w:val="24"/>
          <w:szCs w:val="24"/>
        </w:rPr>
        <w:t>The scope of the Threat Intelligence Aggregator is to provide an automated and modular solution for collecting, processing, validating, and exporting publicly available threat intelligence. The project focuses on building a reliable processing pipeline that converts raw threat intelligence feeds into structured and usable outputs suitable for defensive cybersecurity operations.</w:t>
      </w:r>
    </w:p>
    <w:p w:rsidR="0025048E" w:rsidRDefault="0025048E" w:rsidP="006C1729">
      <w:pPr>
        <w:rPr>
          <w:rFonts w:ascii="Times New Roman" w:hAnsi="Times New Roman" w:cs="Times New Roman"/>
          <w:sz w:val="24"/>
          <w:szCs w:val="24"/>
        </w:rPr>
      </w:pPr>
    </w:p>
    <w:p w:rsidR="009C5B9C" w:rsidRDefault="009C5B9C" w:rsidP="006C1729">
      <w:pPr>
        <w:rPr>
          <w:rFonts w:ascii="Times New Roman" w:hAnsi="Times New Roman" w:cs="Times New Roman"/>
          <w:sz w:val="24"/>
          <w:szCs w:val="24"/>
        </w:rPr>
      </w:pPr>
      <w:r w:rsidRPr="0025048E">
        <w:rPr>
          <w:rFonts w:ascii="Times New Roman" w:hAnsi="Times New Roman" w:cs="Times New Roman"/>
          <w:sz w:val="24"/>
          <w:szCs w:val="24"/>
        </w:rPr>
        <w:t>The implemented system automates the complete workflow from downloading threat intelligence feeds to generating reports and IOC-specific blocklists. The project emphasizes maintainability, extensibility, and software quality by adopting modern software engineering practices and a modular architecture.</w:t>
      </w:r>
    </w:p>
    <w:p w:rsidR="0025048E" w:rsidRPr="0025048E" w:rsidRDefault="0025048E" w:rsidP="006C1729">
      <w:pPr>
        <w:rPr>
          <w:rFonts w:ascii="Times New Roman" w:hAnsi="Times New Roman" w:cs="Times New Roman"/>
          <w:sz w:val="24"/>
          <w:szCs w:val="24"/>
        </w:rPr>
      </w:pPr>
    </w:p>
    <w:p w:rsidR="009C5B9C" w:rsidRPr="0025048E" w:rsidRDefault="009C5B9C" w:rsidP="006C1729">
      <w:pPr>
        <w:rPr>
          <w:rFonts w:ascii="Times New Roman" w:hAnsi="Times New Roman" w:cs="Times New Roman"/>
          <w:b/>
          <w:sz w:val="28"/>
          <w:szCs w:val="28"/>
        </w:rPr>
      </w:pPr>
      <w:r w:rsidRPr="0025048E">
        <w:rPr>
          <w:rFonts w:ascii="Times New Roman" w:hAnsi="Times New Roman" w:cs="Times New Roman"/>
          <w:b/>
          <w:sz w:val="28"/>
          <w:szCs w:val="28"/>
        </w:rPr>
        <w:t>Included Scope</w:t>
      </w:r>
    </w:p>
    <w:p w:rsidR="009C5B9C" w:rsidRPr="0025048E" w:rsidRDefault="009C5B9C" w:rsidP="006C1729">
      <w:pPr>
        <w:rPr>
          <w:rFonts w:ascii="Times New Roman" w:hAnsi="Times New Roman" w:cs="Times New Roman"/>
          <w:b/>
          <w:sz w:val="24"/>
          <w:szCs w:val="24"/>
          <w:u w:val="single"/>
        </w:rPr>
      </w:pPr>
      <w:r w:rsidRPr="0025048E">
        <w:rPr>
          <w:rFonts w:ascii="Times New Roman" w:hAnsi="Times New Roman" w:cs="Times New Roman"/>
          <w:b/>
          <w:sz w:val="24"/>
          <w:szCs w:val="24"/>
          <w:u w:val="single"/>
        </w:rPr>
        <w:t>The current implementation includes the following capabilities:</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Automated downloading of threat intelligence feeds from multiple external sources.</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Feed configuration and management using YAML configuration files.</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Support for multiple feed formats, including TXT, CSV, and JSON.</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Parsing of threat intelligence data using dedicated parser modules.</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Validation of Indicators of Compromise (IOCs) before processing.</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Normalization of IOC data into a consistent internal format.</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Removal of duplicate indicators collected from multiple sources.</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Correlation of IOCs across different threat intelligence feeds.</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Generation of structured threat intelligence reports.</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Export of processed intelligence in JSON and CSV formats.</w:t>
      </w:r>
    </w:p>
    <w:p w:rsidR="0025048E"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Generation of IOC-specific blocklists for:</w:t>
      </w:r>
    </w:p>
    <w:p w:rsidR="0025048E" w:rsidRPr="0025048E" w:rsidRDefault="009C5B9C" w:rsidP="006C1729">
      <w:pPr>
        <w:pStyle w:val="ListParagraph"/>
        <w:numPr>
          <w:ilvl w:val="0"/>
          <w:numId w:val="7"/>
        </w:numPr>
        <w:rPr>
          <w:rFonts w:ascii="Times New Roman" w:hAnsi="Times New Roman" w:cs="Times New Roman"/>
          <w:sz w:val="24"/>
          <w:szCs w:val="24"/>
        </w:rPr>
      </w:pPr>
      <w:r w:rsidRPr="0025048E">
        <w:rPr>
          <w:rFonts w:ascii="Times New Roman" w:hAnsi="Times New Roman" w:cs="Times New Roman"/>
          <w:sz w:val="24"/>
          <w:szCs w:val="24"/>
        </w:rPr>
        <w:t>IPv4</w:t>
      </w:r>
    </w:p>
    <w:p w:rsidR="009C5B9C" w:rsidRPr="0025048E" w:rsidRDefault="009C5B9C" w:rsidP="006C1729">
      <w:pPr>
        <w:pStyle w:val="ListParagraph"/>
        <w:numPr>
          <w:ilvl w:val="0"/>
          <w:numId w:val="7"/>
        </w:numPr>
        <w:rPr>
          <w:rFonts w:ascii="Times New Roman" w:hAnsi="Times New Roman" w:cs="Times New Roman"/>
          <w:sz w:val="24"/>
          <w:szCs w:val="24"/>
        </w:rPr>
      </w:pPr>
      <w:r w:rsidRPr="0025048E">
        <w:rPr>
          <w:rFonts w:ascii="Times New Roman" w:hAnsi="Times New Roman" w:cs="Times New Roman"/>
          <w:sz w:val="24"/>
          <w:szCs w:val="24"/>
        </w:rPr>
        <w:t>IPv6</w:t>
      </w:r>
    </w:p>
    <w:p w:rsidR="009C5B9C" w:rsidRPr="0025048E" w:rsidRDefault="009C5B9C" w:rsidP="006C1729">
      <w:pPr>
        <w:pStyle w:val="ListParagraph"/>
        <w:numPr>
          <w:ilvl w:val="0"/>
          <w:numId w:val="7"/>
        </w:numPr>
        <w:rPr>
          <w:rFonts w:ascii="Times New Roman" w:hAnsi="Times New Roman" w:cs="Times New Roman"/>
          <w:sz w:val="24"/>
          <w:szCs w:val="24"/>
        </w:rPr>
      </w:pPr>
      <w:r w:rsidRPr="0025048E">
        <w:rPr>
          <w:rFonts w:ascii="Times New Roman" w:hAnsi="Times New Roman" w:cs="Times New Roman"/>
          <w:sz w:val="24"/>
          <w:szCs w:val="24"/>
        </w:rPr>
        <w:t>IPv4 CIDR</w:t>
      </w:r>
    </w:p>
    <w:p w:rsidR="009C5B9C" w:rsidRPr="0025048E" w:rsidRDefault="009C5B9C" w:rsidP="006C1729">
      <w:pPr>
        <w:pStyle w:val="ListParagraph"/>
        <w:numPr>
          <w:ilvl w:val="0"/>
          <w:numId w:val="7"/>
        </w:numPr>
        <w:rPr>
          <w:rFonts w:ascii="Times New Roman" w:hAnsi="Times New Roman" w:cs="Times New Roman"/>
          <w:sz w:val="24"/>
          <w:szCs w:val="24"/>
        </w:rPr>
      </w:pPr>
      <w:r w:rsidRPr="0025048E">
        <w:rPr>
          <w:rFonts w:ascii="Times New Roman" w:hAnsi="Times New Roman" w:cs="Times New Roman"/>
          <w:sz w:val="24"/>
          <w:szCs w:val="24"/>
        </w:rPr>
        <w:t>Domain</w:t>
      </w:r>
    </w:p>
    <w:p w:rsidR="009C5B9C" w:rsidRPr="0025048E" w:rsidRDefault="009C5B9C" w:rsidP="006C1729">
      <w:pPr>
        <w:pStyle w:val="ListParagraph"/>
        <w:numPr>
          <w:ilvl w:val="0"/>
          <w:numId w:val="7"/>
        </w:numPr>
        <w:rPr>
          <w:rFonts w:ascii="Times New Roman" w:hAnsi="Times New Roman" w:cs="Times New Roman"/>
          <w:sz w:val="24"/>
          <w:szCs w:val="24"/>
        </w:rPr>
      </w:pPr>
      <w:r w:rsidRPr="0025048E">
        <w:rPr>
          <w:rFonts w:ascii="Times New Roman" w:hAnsi="Times New Roman" w:cs="Times New Roman"/>
          <w:sz w:val="24"/>
          <w:szCs w:val="24"/>
        </w:rPr>
        <w:lastRenderedPageBreak/>
        <w:t>URL</w:t>
      </w:r>
    </w:p>
    <w:p w:rsidR="009C5B9C" w:rsidRPr="0025048E" w:rsidRDefault="009C5B9C" w:rsidP="006C1729">
      <w:pPr>
        <w:pStyle w:val="ListParagraph"/>
        <w:numPr>
          <w:ilvl w:val="0"/>
          <w:numId w:val="7"/>
        </w:numPr>
        <w:rPr>
          <w:rFonts w:ascii="Times New Roman" w:hAnsi="Times New Roman" w:cs="Times New Roman"/>
          <w:sz w:val="24"/>
          <w:szCs w:val="24"/>
        </w:rPr>
      </w:pPr>
      <w:r w:rsidRPr="0025048E">
        <w:rPr>
          <w:rFonts w:ascii="Times New Roman" w:hAnsi="Times New Roman" w:cs="Times New Roman"/>
          <w:sz w:val="24"/>
          <w:szCs w:val="24"/>
        </w:rPr>
        <w:t>MD5</w:t>
      </w:r>
    </w:p>
    <w:p w:rsidR="009C5B9C" w:rsidRPr="0025048E" w:rsidRDefault="009C5B9C" w:rsidP="006C1729">
      <w:pPr>
        <w:pStyle w:val="ListParagraph"/>
        <w:numPr>
          <w:ilvl w:val="0"/>
          <w:numId w:val="7"/>
        </w:numPr>
        <w:rPr>
          <w:rFonts w:ascii="Times New Roman" w:hAnsi="Times New Roman" w:cs="Times New Roman"/>
          <w:sz w:val="24"/>
          <w:szCs w:val="24"/>
        </w:rPr>
      </w:pPr>
      <w:r w:rsidRPr="0025048E">
        <w:rPr>
          <w:rFonts w:ascii="Times New Roman" w:hAnsi="Times New Roman" w:cs="Times New Roman"/>
          <w:sz w:val="24"/>
          <w:szCs w:val="24"/>
        </w:rPr>
        <w:t>SHA1</w:t>
      </w:r>
    </w:p>
    <w:p w:rsidR="009C5B9C" w:rsidRPr="0025048E" w:rsidRDefault="009C5B9C" w:rsidP="006C1729">
      <w:pPr>
        <w:pStyle w:val="ListParagraph"/>
        <w:numPr>
          <w:ilvl w:val="0"/>
          <w:numId w:val="7"/>
        </w:numPr>
        <w:rPr>
          <w:rFonts w:ascii="Times New Roman" w:hAnsi="Times New Roman" w:cs="Times New Roman"/>
          <w:sz w:val="24"/>
          <w:szCs w:val="24"/>
        </w:rPr>
      </w:pPr>
      <w:r w:rsidRPr="0025048E">
        <w:rPr>
          <w:rFonts w:ascii="Times New Roman" w:hAnsi="Times New Roman" w:cs="Times New Roman"/>
          <w:sz w:val="24"/>
          <w:szCs w:val="24"/>
        </w:rPr>
        <w:t>SHA256</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Comprehensive application logging.</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Command-line interface (CLI) for executing the processing pipeline.</w:t>
      </w:r>
    </w:p>
    <w:p w:rsidR="009C5B9C" w:rsidRPr="0025048E" w:rsidRDefault="009C5B9C" w:rsidP="006C1729">
      <w:pPr>
        <w:pStyle w:val="ListParagraph"/>
        <w:numPr>
          <w:ilvl w:val="0"/>
          <w:numId w:val="5"/>
        </w:numPr>
        <w:rPr>
          <w:rFonts w:ascii="Times New Roman" w:hAnsi="Times New Roman" w:cs="Times New Roman"/>
          <w:sz w:val="24"/>
          <w:szCs w:val="24"/>
        </w:rPr>
      </w:pPr>
      <w:r w:rsidRPr="0025048E">
        <w:rPr>
          <w:rFonts w:ascii="Times New Roman" w:hAnsi="Times New Roman" w:cs="Times New Roman"/>
          <w:sz w:val="24"/>
          <w:szCs w:val="24"/>
        </w:rPr>
        <w:t>Automated unit testing to verify functionality and reliability.</w:t>
      </w:r>
    </w:p>
    <w:p w:rsidR="009C5B9C" w:rsidRPr="0025048E" w:rsidRDefault="009C5B9C" w:rsidP="006C1729">
      <w:pPr>
        <w:rPr>
          <w:rFonts w:ascii="Times New Roman" w:hAnsi="Times New Roman" w:cs="Times New Roman"/>
          <w:sz w:val="24"/>
          <w:szCs w:val="24"/>
        </w:rPr>
      </w:pPr>
    </w:p>
    <w:p w:rsidR="009C5B9C" w:rsidRPr="0025048E" w:rsidRDefault="009C5B9C" w:rsidP="006C1729">
      <w:pPr>
        <w:rPr>
          <w:rFonts w:ascii="Times New Roman" w:hAnsi="Times New Roman" w:cs="Times New Roman"/>
          <w:b/>
          <w:sz w:val="28"/>
          <w:szCs w:val="28"/>
        </w:rPr>
      </w:pPr>
      <w:r w:rsidRPr="0025048E">
        <w:rPr>
          <w:rFonts w:ascii="Times New Roman" w:hAnsi="Times New Roman" w:cs="Times New Roman"/>
          <w:b/>
          <w:sz w:val="28"/>
          <w:szCs w:val="28"/>
        </w:rPr>
        <w:t>Excluded Scope</w:t>
      </w:r>
    </w:p>
    <w:p w:rsidR="009C5B9C" w:rsidRPr="0025048E" w:rsidRDefault="009C5B9C" w:rsidP="006C1729">
      <w:pPr>
        <w:rPr>
          <w:rFonts w:ascii="Times New Roman" w:hAnsi="Times New Roman" w:cs="Times New Roman"/>
          <w:b/>
          <w:sz w:val="24"/>
          <w:szCs w:val="24"/>
          <w:u w:val="single"/>
        </w:rPr>
      </w:pPr>
      <w:r w:rsidRPr="0025048E">
        <w:rPr>
          <w:rFonts w:ascii="Times New Roman" w:hAnsi="Times New Roman" w:cs="Times New Roman"/>
          <w:b/>
          <w:sz w:val="24"/>
          <w:szCs w:val="24"/>
          <w:u w:val="single"/>
        </w:rPr>
        <w:t>The following features are intentionally outside the scope of Version 1.0.0 and have been identified as potential future enhancements:</w:t>
      </w:r>
    </w:p>
    <w:p w:rsidR="009C5B9C" w:rsidRPr="0025048E" w:rsidRDefault="009C5B9C" w:rsidP="006C1729">
      <w:pPr>
        <w:pStyle w:val="ListParagraph"/>
        <w:numPr>
          <w:ilvl w:val="0"/>
          <w:numId w:val="3"/>
        </w:numPr>
        <w:rPr>
          <w:rFonts w:ascii="Times New Roman" w:hAnsi="Times New Roman" w:cs="Times New Roman"/>
          <w:sz w:val="24"/>
          <w:szCs w:val="24"/>
        </w:rPr>
      </w:pPr>
      <w:r w:rsidRPr="0025048E">
        <w:rPr>
          <w:rFonts w:ascii="Times New Roman" w:hAnsi="Times New Roman" w:cs="Times New Roman"/>
          <w:sz w:val="24"/>
          <w:szCs w:val="24"/>
        </w:rPr>
        <w:t>STIX/TAXII integration.</w:t>
      </w:r>
    </w:p>
    <w:p w:rsidR="009C5B9C" w:rsidRPr="0025048E" w:rsidRDefault="009C5B9C" w:rsidP="006C1729">
      <w:pPr>
        <w:pStyle w:val="ListParagraph"/>
        <w:numPr>
          <w:ilvl w:val="0"/>
          <w:numId w:val="3"/>
        </w:numPr>
        <w:rPr>
          <w:rFonts w:ascii="Times New Roman" w:hAnsi="Times New Roman" w:cs="Times New Roman"/>
          <w:sz w:val="24"/>
          <w:szCs w:val="24"/>
        </w:rPr>
      </w:pPr>
      <w:r w:rsidRPr="0025048E">
        <w:rPr>
          <w:rFonts w:ascii="Times New Roman" w:hAnsi="Times New Roman" w:cs="Times New Roman"/>
          <w:sz w:val="24"/>
          <w:szCs w:val="24"/>
        </w:rPr>
        <w:t>Email IOC parsing.</w:t>
      </w:r>
    </w:p>
    <w:p w:rsidR="009C5B9C" w:rsidRPr="0025048E" w:rsidRDefault="009C5B9C" w:rsidP="006C1729">
      <w:pPr>
        <w:pStyle w:val="ListParagraph"/>
        <w:numPr>
          <w:ilvl w:val="0"/>
          <w:numId w:val="3"/>
        </w:numPr>
        <w:rPr>
          <w:rFonts w:ascii="Times New Roman" w:hAnsi="Times New Roman" w:cs="Times New Roman"/>
          <w:sz w:val="24"/>
          <w:szCs w:val="24"/>
        </w:rPr>
      </w:pPr>
      <w:r w:rsidRPr="0025048E">
        <w:rPr>
          <w:rFonts w:ascii="Times New Roman" w:hAnsi="Times New Roman" w:cs="Times New Roman"/>
          <w:sz w:val="24"/>
          <w:szCs w:val="24"/>
        </w:rPr>
        <w:t>IOC severity or confidence scoring.</w:t>
      </w:r>
    </w:p>
    <w:p w:rsidR="009C5B9C" w:rsidRPr="0025048E" w:rsidRDefault="009C5B9C" w:rsidP="006C1729">
      <w:pPr>
        <w:pStyle w:val="ListParagraph"/>
        <w:numPr>
          <w:ilvl w:val="0"/>
          <w:numId w:val="3"/>
        </w:numPr>
        <w:rPr>
          <w:rFonts w:ascii="Times New Roman" w:hAnsi="Times New Roman" w:cs="Times New Roman"/>
          <w:sz w:val="24"/>
          <w:szCs w:val="24"/>
        </w:rPr>
      </w:pPr>
      <w:r w:rsidRPr="0025048E">
        <w:rPr>
          <w:rFonts w:ascii="Times New Roman" w:hAnsi="Times New Roman" w:cs="Times New Roman"/>
          <w:sz w:val="24"/>
          <w:szCs w:val="24"/>
        </w:rPr>
        <w:t>Database storage for persistent IOC management.</w:t>
      </w:r>
    </w:p>
    <w:p w:rsidR="009C5B9C" w:rsidRPr="0025048E" w:rsidRDefault="009C5B9C" w:rsidP="006C1729">
      <w:pPr>
        <w:pStyle w:val="ListParagraph"/>
        <w:numPr>
          <w:ilvl w:val="0"/>
          <w:numId w:val="3"/>
        </w:numPr>
        <w:rPr>
          <w:rFonts w:ascii="Times New Roman" w:hAnsi="Times New Roman" w:cs="Times New Roman"/>
          <w:sz w:val="24"/>
          <w:szCs w:val="24"/>
        </w:rPr>
      </w:pPr>
      <w:r w:rsidRPr="0025048E">
        <w:rPr>
          <w:rFonts w:ascii="Times New Roman" w:hAnsi="Times New Roman" w:cs="Times New Roman"/>
          <w:sz w:val="24"/>
          <w:szCs w:val="24"/>
        </w:rPr>
        <w:t>REST API for remote access.</w:t>
      </w:r>
    </w:p>
    <w:p w:rsidR="009C5B9C" w:rsidRPr="0025048E" w:rsidRDefault="009C5B9C" w:rsidP="006C1729">
      <w:pPr>
        <w:pStyle w:val="ListParagraph"/>
        <w:numPr>
          <w:ilvl w:val="0"/>
          <w:numId w:val="3"/>
        </w:numPr>
        <w:rPr>
          <w:rFonts w:ascii="Times New Roman" w:hAnsi="Times New Roman" w:cs="Times New Roman"/>
          <w:sz w:val="24"/>
          <w:szCs w:val="24"/>
        </w:rPr>
      </w:pPr>
      <w:r w:rsidRPr="0025048E">
        <w:rPr>
          <w:rFonts w:ascii="Times New Roman" w:hAnsi="Times New Roman" w:cs="Times New Roman"/>
          <w:sz w:val="24"/>
          <w:szCs w:val="24"/>
        </w:rPr>
        <w:t>Web-based dashboard for visualization and monitoring.</w:t>
      </w:r>
    </w:p>
    <w:p w:rsidR="009C5B9C" w:rsidRPr="0025048E" w:rsidRDefault="009C5B9C" w:rsidP="006C1729">
      <w:pPr>
        <w:pStyle w:val="ListParagraph"/>
        <w:numPr>
          <w:ilvl w:val="0"/>
          <w:numId w:val="3"/>
        </w:numPr>
        <w:rPr>
          <w:rFonts w:ascii="Times New Roman" w:hAnsi="Times New Roman" w:cs="Times New Roman"/>
          <w:sz w:val="24"/>
          <w:szCs w:val="24"/>
        </w:rPr>
      </w:pPr>
      <w:proofErr w:type="spellStart"/>
      <w:r w:rsidRPr="0025048E">
        <w:rPr>
          <w:rFonts w:ascii="Times New Roman" w:hAnsi="Times New Roman" w:cs="Times New Roman"/>
          <w:sz w:val="24"/>
          <w:szCs w:val="24"/>
        </w:rPr>
        <w:t>Docker</w:t>
      </w:r>
      <w:proofErr w:type="spellEnd"/>
      <w:r w:rsidRPr="0025048E">
        <w:rPr>
          <w:rFonts w:ascii="Times New Roman" w:hAnsi="Times New Roman" w:cs="Times New Roman"/>
          <w:sz w:val="24"/>
          <w:szCs w:val="24"/>
        </w:rPr>
        <w:t xml:space="preserve"> containerization.</w:t>
      </w:r>
    </w:p>
    <w:p w:rsidR="009C5B9C" w:rsidRPr="0025048E" w:rsidRDefault="009C5B9C" w:rsidP="006C1729">
      <w:pPr>
        <w:pStyle w:val="ListParagraph"/>
        <w:numPr>
          <w:ilvl w:val="0"/>
          <w:numId w:val="3"/>
        </w:numPr>
        <w:rPr>
          <w:rFonts w:ascii="Times New Roman" w:hAnsi="Times New Roman" w:cs="Times New Roman"/>
          <w:sz w:val="24"/>
          <w:szCs w:val="24"/>
        </w:rPr>
      </w:pPr>
      <w:r w:rsidRPr="0025048E">
        <w:rPr>
          <w:rFonts w:ascii="Times New Roman" w:hAnsi="Times New Roman" w:cs="Times New Roman"/>
          <w:sz w:val="24"/>
          <w:szCs w:val="24"/>
        </w:rPr>
        <w:t>Continuous Integration and Continuous Deployment (CI/CD) pipeline.</w:t>
      </w:r>
    </w:p>
    <w:p w:rsidR="009C5B9C" w:rsidRPr="0025048E" w:rsidRDefault="009C5B9C" w:rsidP="006C1729">
      <w:pPr>
        <w:rPr>
          <w:rFonts w:ascii="Times New Roman" w:hAnsi="Times New Roman" w:cs="Times New Roman"/>
          <w:sz w:val="24"/>
          <w:szCs w:val="24"/>
        </w:rPr>
      </w:pPr>
    </w:p>
    <w:p w:rsidR="0025048E" w:rsidRPr="0025048E" w:rsidRDefault="009C5B9C" w:rsidP="00C55D90">
      <w:pPr>
        <w:pStyle w:val="Heading1"/>
        <w:spacing w:before="0" w:line="360" w:lineRule="auto"/>
        <w:jc w:val="center"/>
        <w:rPr>
          <w:rFonts w:ascii="Times New Roman" w:hAnsi="Times New Roman" w:cs="Times New Roman"/>
          <w:color w:val="595959" w:themeColor="text1" w:themeTint="A6"/>
          <w:sz w:val="24"/>
          <w:szCs w:val="24"/>
        </w:rPr>
      </w:pPr>
      <w:r w:rsidRPr="0025048E">
        <w:rPr>
          <w:rFonts w:ascii="Times New Roman" w:hAnsi="Times New Roman" w:cs="Times New Roman"/>
          <w:color w:val="595959" w:themeColor="text1" w:themeTint="A6"/>
          <w:sz w:val="24"/>
          <w:szCs w:val="24"/>
        </w:rPr>
        <w:t>By limiting the scope to the core threat intelligence processing workflow, the project delivers a stable, thoroughly tested, and maintainable solution while providing a strong architectural foundation for future expansion.</w:t>
      </w:r>
    </w:p>
    <w:p w:rsidR="0025048E" w:rsidRDefault="0025048E" w:rsidP="00C55D90">
      <w:pPr>
        <w:jc w:val="center"/>
        <w:rPr>
          <w:rFonts w:ascii="Times New Roman" w:hAnsi="Times New Roman" w:cs="Times New Roman"/>
          <w:sz w:val="24"/>
          <w:szCs w:val="24"/>
        </w:rPr>
      </w:pPr>
      <w:r>
        <w:rPr>
          <w:rFonts w:ascii="Times New Roman" w:hAnsi="Times New Roman" w:cs="Times New Roman"/>
          <w:sz w:val="24"/>
          <w:szCs w:val="24"/>
        </w:rPr>
        <w:br w:type="page"/>
      </w:r>
    </w:p>
    <w:p w:rsidR="0025048E" w:rsidRDefault="0025048E" w:rsidP="0025048E">
      <w:pPr>
        <w:rPr>
          <w:rFonts w:ascii="Times New Roman" w:hAnsi="Times New Roman" w:cs="Times New Roman"/>
          <w:sz w:val="24"/>
          <w:szCs w:val="24"/>
        </w:rPr>
      </w:pPr>
    </w:p>
    <w:p w:rsidR="009C5B9C" w:rsidRPr="006C1729" w:rsidRDefault="009C5B9C" w:rsidP="006C1729">
      <w:pPr>
        <w:spacing w:before="240"/>
        <w:rPr>
          <w:rFonts w:ascii="Times New Roman" w:hAnsi="Times New Roman" w:cs="Times New Roman"/>
          <w:b/>
          <w:sz w:val="24"/>
          <w:szCs w:val="24"/>
        </w:rPr>
      </w:pPr>
      <w:r w:rsidRPr="006C1729">
        <w:rPr>
          <w:rFonts w:asciiTheme="majorHAnsi" w:hAnsiTheme="majorHAnsi" w:cstheme="majorBidi"/>
          <w:b/>
          <w:sz w:val="32"/>
          <w:szCs w:val="32"/>
        </w:rPr>
        <w:t xml:space="preserve"> 5. Technologies Used</w:t>
      </w:r>
    </w:p>
    <w:p w:rsidR="009C5B9C" w:rsidRDefault="009C5B9C" w:rsidP="006C1729">
      <w:pPr>
        <w:rPr>
          <w:rFonts w:ascii="Times New Roman" w:hAnsi="Times New Roman" w:cs="Times New Roman"/>
          <w:sz w:val="24"/>
          <w:szCs w:val="24"/>
        </w:rPr>
      </w:pPr>
      <w:r w:rsidRPr="006C1729">
        <w:rPr>
          <w:rFonts w:ascii="Times New Roman" w:hAnsi="Times New Roman" w:cs="Times New Roman"/>
          <w:sz w:val="24"/>
          <w:szCs w:val="24"/>
        </w:rPr>
        <w:t>The Threat Intelligence Aggregator has been developed using Python and several standard libraries to create a modular, maintainable, and efficient threat intelligence processing toolkit. The selected technologies support data collection, parsing, validation, reporting, testing, and overall software quality while keeping the project lightweight and platform-independent.</w:t>
      </w:r>
    </w:p>
    <w:p w:rsidR="00C55D90" w:rsidRPr="006C1729" w:rsidRDefault="00C55D90" w:rsidP="006C1729">
      <w:pPr>
        <w:rPr>
          <w:rFonts w:ascii="Times New Roman" w:hAnsi="Times New Roman" w:cs="Times New Roman"/>
          <w:sz w:val="24"/>
          <w:szCs w:val="24"/>
        </w:rPr>
      </w:pPr>
    </w:p>
    <w:tbl>
      <w:tblPr>
        <w:tblStyle w:val="TableGrid"/>
        <w:tblW w:w="0" w:type="auto"/>
        <w:tblBorders>
          <w:top w:val="thinThickLargeGap" w:sz="6" w:space="0" w:color="404040" w:themeColor="text1" w:themeTint="BF"/>
          <w:left w:val="thinThickLargeGap" w:sz="6" w:space="0" w:color="404040" w:themeColor="text1" w:themeTint="BF"/>
          <w:bottom w:val="thinThickLargeGap" w:sz="6" w:space="0" w:color="404040" w:themeColor="text1" w:themeTint="BF"/>
          <w:right w:val="thickThinLargeGap" w:sz="6" w:space="0" w:color="404040" w:themeColor="text1" w:themeTint="BF"/>
          <w:insideH w:val="none" w:sz="0" w:space="0" w:color="auto"/>
          <w:insideV w:val="thinThickLargeGap" w:sz="6" w:space="0" w:color="404040" w:themeColor="text1" w:themeTint="BF"/>
        </w:tblBorders>
        <w:tblLook w:val="04A0" w:firstRow="1" w:lastRow="0" w:firstColumn="1" w:lastColumn="0" w:noHBand="0" w:noVBand="1"/>
      </w:tblPr>
      <w:tblGrid>
        <w:gridCol w:w="1516"/>
        <w:gridCol w:w="7451"/>
      </w:tblGrid>
      <w:tr w:rsidR="00397182" w:rsidRPr="006C1729" w:rsidTr="009B2AF2">
        <w:trPr>
          <w:trHeight w:val="462"/>
        </w:trPr>
        <w:tc>
          <w:tcPr>
            <w:tcW w:w="0" w:type="auto"/>
            <w:tcBorders>
              <w:bottom w:val="thickThinLargeGap" w:sz="6" w:space="0" w:color="404040" w:themeColor="text1" w:themeTint="BF"/>
            </w:tcBorders>
            <w:vAlign w:val="center"/>
          </w:tcPr>
          <w:p w:rsidR="00BB4A19" w:rsidRPr="00197D42" w:rsidRDefault="00BB4A19" w:rsidP="006C1729">
            <w:pPr>
              <w:spacing w:line="360" w:lineRule="auto"/>
              <w:rPr>
                <w:rFonts w:ascii="Times New Roman" w:hAnsi="Times New Roman" w:cs="Times New Roman"/>
                <w:b/>
                <w:sz w:val="24"/>
                <w:szCs w:val="24"/>
              </w:rPr>
            </w:pPr>
            <w:r w:rsidRPr="006C1729">
              <w:rPr>
                <w:rFonts w:ascii="Times New Roman" w:hAnsi="Times New Roman" w:cs="Times New Roman"/>
                <w:b/>
                <w:sz w:val="24"/>
                <w:szCs w:val="24"/>
              </w:rPr>
              <w:t xml:space="preserve">Technology    </w:t>
            </w:r>
          </w:p>
        </w:tc>
        <w:tc>
          <w:tcPr>
            <w:tcW w:w="0" w:type="auto"/>
            <w:tcBorders>
              <w:top w:val="thinThickLargeGap" w:sz="6" w:space="0" w:color="404040" w:themeColor="text1" w:themeTint="BF"/>
              <w:bottom w:val="thickThinLargeGap" w:sz="6" w:space="0" w:color="404040" w:themeColor="text1" w:themeTint="BF"/>
            </w:tcBorders>
            <w:vAlign w:val="center"/>
          </w:tcPr>
          <w:p w:rsidR="00BB4A19" w:rsidRPr="00397182" w:rsidRDefault="00197D42" w:rsidP="006C1729">
            <w:pPr>
              <w:tabs>
                <w:tab w:val="left" w:pos="693"/>
                <w:tab w:val="left" w:pos="1360"/>
                <w:tab w:val="center" w:pos="3553"/>
              </w:tabs>
              <w:spacing w:line="360" w:lineRule="auto"/>
              <w:rPr>
                <w:rFonts w:ascii="Times New Roman" w:hAnsi="Times New Roman" w:cs="Times New Roman"/>
                <w:sz w:val="24"/>
                <w:szCs w:val="24"/>
              </w:rPr>
            </w:pPr>
            <w:r w:rsidRPr="006C1729">
              <w:rPr>
                <w:rFonts w:ascii="Times New Roman" w:hAnsi="Times New Roman" w:cs="Times New Roman"/>
                <w:b/>
                <w:sz w:val="24"/>
                <w:szCs w:val="24"/>
              </w:rPr>
              <w:t>Purpose</w:t>
            </w:r>
          </w:p>
        </w:tc>
      </w:tr>
      <w:tr w:rsidR="00397182" w:rsidRPr="006C1729" w:rsidTr="009B2AF2">
        <w:tc>
          <w:tcPr>
            <w:tcW w:w="0" w:type="auto"/>
            <w:tcBorders>
              <w:top w:val="thinThickLargeGap" w:sz="6" w:space="0" w:color="404040" w:themeColor="text1" w:themeTint="BF"/>
              <w:bottom w:val="single" w:sz="2" w:space="0" w:color="404040" w:themeColor="text1" w:themeTint="BF"/>
              <w:right w:val="thickThinLargeGap" w:sz="6" w:space="0" w:color="404040" w:themeColor="text1" w:themeTint="BF"/>
            </w:tcBorders>
            <w:vAlign w:val="center"/>
          </w:tcPr>
          <w:p w:rsidR="00BB4A19" w:rsidRPr="009B2AF2" w:rsidRDefault="00197D42" w:rsidP="006C1729">
            <w:pPr>
              <w:spacing w:line="360" w:lineRule="auto"/>
              <w:rPr>
                <w:rFonts w:ascii="Times New Roman" w:hAnsi="Times New Roman" w:cs="Times New Roman"/>
                <w:sz w:val="24"/>
                <w:szCs w:val="24"/>
              </w:rPr>
            </w:pPr>
            <w:r>
              <w:rPr>
                <w:rFonts w:ascii="Times New Roman" w:hAnsi="Times New Roman" w:cs="Times New Roman"/>
                <w:sz w:val="24"/>
                <w:szCs w:val="24"/>
              </w:rPr>
              <w:t xml:space="preserve">Python 3      </w:t>
            </w:r>
            <w:r w:rsidR="00BB4A19" w:rsidRPr="006C1729">
              <w:rPr>
                <w:rFonts w:ascii="Times New Roman" w:hAnsi="Times New Roman" w:cs="Times New Roman"/>
                <w:sz w:val="24"/>
                <w:szCs w:val="24"/>
              </w:rPr>
              <w:t>.</w:t>
            </w:r>
          </w:p>
        </w:tc>
        <w:tc>
          <w:tcPr>
            <w:tcW w:w="0" w:type="auto"/>
            <w:tcBorders>
              <w:top w:val="thickThinLargeGap" w:sz="6" w:space="0" w:color="404040" w:themeColor="text1" w:themeTint="BF"/>
              <w:left w:val="thickThinLargeGap" w:sz="6" w:space="0" w:color="404040" w:themeColor="text1" w:themeTint="BF"/>
              <w:bottom w:val="single" w:sz="2" w:space="0" w:color="404040" w:themeColor="text1" w:themeTint="BF"/>
            </w:tcBorders>
            <w:vAlign w:val="center"/>
          </w:tcPr>
          <w:p w:rsidR="00BB4A19" w:rsidRPr="0039718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Primary programming language used for implementing the complete application.</w:t>
            </w:r>
          </w:p>
        </w:tc>
      </w:tr>
      <w:tr w:rsidR="00397182" w:rsidRPr="006C1729" w:rsidTr="009B2AF2">
        <w:trPr>
          <w:trHeight w:val="463"/>
        </w:trPr>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BB4A19" w:rsidRPr="009B2AF2" w:rsidRDefault="00BB4A19"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PyYAML</w:t>
            </w:r>
          </w:p>
        </w:tc>
        <w:tc>
          <w:tcPr>
            <w:tcW w:w="0" w:type="auto"/>
            <w:tcBorders>
              <w:top w:val="single" w:sz="2" w:space="0" w:color="404040" w:themeColor="text1" w:themeTint="BF"/>
              <w:left w:val="thickThinLargeGap" w:sz="6" w:space="0" w:color="404040" w:themeColor="text1" w:themeTint="BF"/>
              <w:bottom w:val="single" w:sz="2" w:space="0" w:color="404040" w:themeColor="text1" w:themeTint="BF"/>
            </w:tcBorders>
            <w:vAlign w:val="center"/>
          </w:tcPr>
          <w:p w:rsidR="00BB4A19"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 xml:space="preserve">Reads and parses </w:t>
            </w:r>
            <w:r w:rsidRPr="006C1729">
              <w:rPr>
                <w:rFonts w:ascii="Times New Roman" w:hAnsi="Times New Roman" w:cs="Times New Roman"/>
                <w:b/>
                <w:sz w:val="24"/>
                <w:szCs w:val="24"/>
              </w:rPr>
              <w:t>YAML</w:t>
            </w:r>
            <w:r w:rsidRPr="006C1729">
              <w:rPr>
                <w:rFonts w:ascii="Times New Roman" w:hAnsi="Times New Roman" w:cs="Times New Roman"/>
                <w:sz w:val="24"/>
                <w:szCs w:val="24"/>
              </w:rPr>
              <w:t xml:space="preserve"> configuration files </w:t>
            </w:r>
            <w:r w:rsidRPr="006C1729">
              <w:rPr>
                <w:rFonts w:ascii="Times New Roman" w:hAnsi="Times New Roman" w:cs="Times New Roman"/>
                <w:sz w:val="24"/>
                <w:szCs w:val="24"/>
                <w:bdr w:val="single" w:sz="2" w:space="0" w:color="404040" w:themeColor="text1" w:themeTint="BF"/>
              </w:rPr>
              <w:t>containing</w:t>
            </w:r>
            <w:r w:rsidRPr="006C1729">
              <w:rPr>
                <w:rFonts w:ascii="Times New Roman" w:hAnsi="Times New Roman" w:cs="Times New Roman"/>
                <w:sz w:val="24"/>
                <w:szCs w:val="24"/>
              </w:rPr>
              <w:t xml:space="preserve"> feed definitions.</w:t>
            </w:r>
          </w:p>
        </w:tc>
      </w:tr>
      <w:tr w:rsidR="00397182" w:rsidRPr="006C1729" w:rsidTr="009B2AF2">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BB4A19" w:rsidRPr="009B2AF2" w:rsidRDefault="00197D42" w:rsidP="006C1729">
            <w:pPr>
              <w:spacing w:line="360" w:lineRule="auto"/>
              <w:rPr>
                <w:rFonts w:ascii="Times New Roman" w:hAnsi="Times New Roman" w:cs="Times New Roman"/>
                <w:sz w:val="24"/>
                <w:szCs w:val="24"/>
              </w:rPr>
            </w:pPr>
            <w:r>
              <w:rPr>
                <w:rFonts w:ascii="Times New Roman" w:hAnsi="Times New Roman" w:cs="Times New Roman"/>
                <w:sz w:val="24"/>
                <w:szCs w:val="24"/>
              </w:rPr>
              <w:t>pathlib</w:t>
            </w:r>
          </w:p>
        </w:tc>
        <w:tc>
          <w:tcPr>
            <w:tcW w:w="0" w:type="auto"/>
            <w:tcBorders>
              <w:top w:val="single" w:sz="2" w:space="0" w:color="404040" w:themeColor="text1" w:themeTint="BF"/>
              <w:left w:val="thickThinLargeGap" w:sz="6" w:space="0" w:color="404040" w:themeColor="text1" w:themeTint="BF"/>
              <w:bottom w:val="single" w:sz="2" w:space="0" w:color="404040" w:themeColor="text1" w:themeTint="BF"/>
            </w:tcBorders>
            <w:vAlign w:val="center"/>
          </w:tcPr>
          <w:p w:rsidR="00BB4A19" w:rsidRPr="00397182" w:rsidRDefault="00197D42" w:rsidP="006C1729">
            <w:pPr>
              <w:tabs>
                <w:tab w:val="left" w:pos="6147"/>
              </w:tabs>
              <w:spacing w:line="360" w:lineRule="auto"/>
              <w:rPr>
                <w:rFonts w:ascii="Times New Roman" w:hAnsi="Times New Roman" w:cs="Times New Roman"/>
                <w:sz w:val="24"/>
                <w:szCs w:val="24"/>
              </w:rPr>
            </w:pPr>
            <w:r w:rsidRPr="006C1729">
              <w:rPr>
                <w:rFonts w:ascii="Times New Roman" w:hAnsi="Times New Roman" w:cs="Times New Roman"/>
                <w:sz w:val="24"/>
                <w:szCs w:val="24"/>
              </w:rPr>
              <w:t>Simplifies cross-platform file and directory management</w:t>
            </w:r>
          </w:p>
        </w:tc>
      </w:tr>
      <w:tr w:rsidR="00397182" w:rsidRPr="006C1729" w:rsidTr="009B2AF2">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BB4A19" w:rsidRPr="00397182" w:rsidRDefault="009B2AF2" w:rsidP="006C1729">
            <w:pPr>
              <w:spacing w:line="360" w:lineRule="auto"/>
              <w:rPr>
                <w:rFonts w:ascii="Times New Roman" w:hAnsi="Times New Roman" w:cs="Times New Roman"/>
                <w:sz w:val="24"/>
                <w:szCs w:val="24"/>
              </w:rPr>
            </w:pPr>
            <w:r>
              <w:rPr>
                <w:rFonts w:ascii="Times New Roman" w:hAnsi="Times New Roman" w:cs="Times New Roman"/>
                <w:sz w:val="24"/>
                <w:szCs w:val="24"/>
                <w:bdr w:val="single" w:sz="2" w:space="0" w:color="404040" w:themeColor="text1" w:themeTint="BF"/>
              </w:rPr>
              <w:t>json</w:t>
            </w:r>
          </w:p>
        </w:tc>
        <w:tc>
          <w:tcPr>
            <w:tcW w:w="0" w:type="auto"/>
            <w:tcBorders>
              <w:top w:val="single" w:sz="2" w:space="0" w:color="404040" w:themeColor="text1" w:themeTint="BF"/>
              <w:left w:val="thickThinLargeGap" w:sz="6" w:space="0" w:color="404040" w:themeColor="text1" w:themeTint="BF"/>
              <w:bottom w:val="single" w:sz="2" w:space="0" w:color="404040" w:themeColor="text1" w:themeTint="BF"/>
            </w:tcBorders>
            <w:vAlign w:val="center"/>
          </w:tcPr>
          <w:p w:rsidR="00BB4A19"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 xml:space="preserve">Parses </w:t>
            </w:r>
            <w:r w:rsidRPr="006C1729">
              <w:rPr>
                <w:rFonts w:ascii="Times New Roman" w:hAnsi="Times New Roman" w:cs="Times New Roman"/>
                <w:b/>
                <w:sz w:val="24"/>
                <w:szCs w:val="24"/>
              </w:rPr>
              <w:t>JSON feeds</w:t>
            </w:r>
            <w:r w:rsidRPr="006C1729">
              <w:rPr>
                <w:rFonts w:ascii="Times New Roman" w:hAnsi="Times New Roman" w:cs="Times New Roman"/>
                <w:sz w:val="24"/>
                <w:szCs w:val="24"/>
              </w:rPr>
              <w:t xml:space="preserve"> and generates </w:t>
            </w:r>
            <w:r w:rsidRPr="006C1729">
              <w:rPr>
                <w:rFonts w:ascii="Times New Roman" w:hAnsi="Times New Roman" w:cs="Times New Roman"/>
                <w:b/>
                <w:sz w:val="24"/>
                <w:szCs w:val="24"/>
              </w:rPr>
              <w:t>JSON output files</w:t>
            </w:r>
            <w:r w:rsidRPr="006C1729">
              <w:rPr>
                <w:rFonts w:ascii="Times New Roman" w:hAnsi="Times New Roman" w:cs="Times New Roman"/>
                <w:sz w:val="24"/>
                <w:szCs w:val="24"/>
              </w:rPr>
              <w:t>.</w:t>
            </w:r>
          </w:p>
        </w:tc>
      </w:tr>
      <w:tr w:rsidR="00397182" w:rsidRPr="006C1729" w:rsidTr="009B2AF2">
        <w:trPr>
          <w:trHeight w:val="499"/>
        </w:trPr>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BB4A19" w:rsidRPr="009B2AF2" w:rsidRDefault="00197D42" w:rsidP="006C1729">
            <w:pPr>
              <w:spacing w:line="360" w:lineRule="auto"/>
              <w:rPr>
                <w:rFonts w:ascii="Times New Roman" w:hAnsi="Times New Roman" w:cs="Times New Roman"/>
                <w:sz w:val="24"/>
                <w:szCs w:val="24"/>
              </w:rPr>
            </w:pPr>
            <w:r>
              <w:rPr>
                <w:rFonts w:ascii="Times New Roman" w:hAnsi="Times New Roman" w:cs="Times New Roman"/>
                <w:sz w:val="24"/>
                <w:szCs w:val="24"/>
              </w:rPr>
              <w:t>typing</w:t>
            </w:r>
          </w:p>
        </w:tc>
        <w:tc>
          <w:tcPr>
            <w:tcW w:w="0" w:type="auto"/>
            <w:tcBorders>
              <w:top w:val="single" w:sz="2" w:space="0" w:color="404040" w:themeColor="text1" w:themeTint="BF"/>
              <w:left w:val="thickThinLargeGap" w:sz="6" w:space="0" w:color="404040" w:themeColor="text1" w:themeTint="BF"/>
              <w:bottom w:val="single" w:sz="2" w:space="0" w:color="404040" w:themeColor="text1" w:themeTint="BF"/>
            </w:tcBorders>
            <w:vAlign w:val="center"/>
          </w:tcPr>
          <w:p w:rsidR="00BB4A19"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Adds type hints to improve code readability and maintainability</w:t>
            </w:r>
          </w:p>
        </w:tc>
      </w:tr>
      <w:tr w:rsidR="00397182" w:rsidRPr="006C1729" w:rsidTr="009B2AF2">
        <w:trPr>
          <w:trHeight w:val="445"/>
        </w:trPr>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BB4A19" w:rsidRPr="00397182" w:rsidRDefault="00BB4A19"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pytest</w:t>
            </w:r>
          </w:p>
        </w:tc>
        <w:tc>
          <w:tcPr>
            <w:tcW w:w="0" w:type="auto"/>
            <w:tcBorders>
              <w:top w:val="single" w:sz="2" w:space="0" w:color="404040" w:themeColor="text1" w:themeTint="BF"/>
              <w:left w:val="thickThinLargeGap" w:sz="6" w:space="0" w:color="404040" w:themeColor="text1" w:themeTint="BF"/>
              <w:bottom w:val="single" w:sz="2" w:space="0" w:color="404040" w:themeColor="text1" w:themeTint="BF"/>
            </w:tcBorders>
            <w:vAlign w:val="center"/>
          </w:tcPr>
          <w:p w:rsidR="00BB4A19"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Performs automated unit testing and validation of application modules</w:t>
            </w:r>
          </w:p>
        </w:tc>
      </w:tr>
      <w:tr w:rsidR="00397182" w:rsidRPr="006C1729" w:rsidTr="009B2AF2">
        <w:trPr>
          <w:trHeight w:val="674"/>
        </w:trPr>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197D42"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Request</w:t>
            </w:r>
          </w:p>
        </w:tc>
        <w:tc>
          <w:tcPr>
            <w:tcW w:w="0" w:type="auto"/>
            <w:tcBorders>
              <w:top w:val="single" w:sz="2" w:space="0" w:color="404040" w:themeColor="text1" w:themeTint="BF"/>
              <w:left w:val="thickThinLargeGap" w:sz="6" w:space="0" w:color="404040" w:themeColor="text1" w:themeTint="BF"/>
              <w:bottom w:val="nil"/>
            </w:tcBorders>
            <w:vAlign w:val="center"/>
          </w:tcPr>
          <w:p w:rsidR="00197D42"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 xml:space="preserve">Downloads threat intelligence feeds over </w:t>
            </w:r>
            <w:r w:rsidRPr="006C1729">
              <w:rPr>
                <w:rFonts w:ascii="Times New Roman" w:hAnsi="Times New Roman" w:cs="Times New Roman"/>
                <w:b/>
                <w:sz w:val="24"/>
                <w:szCs w:val="24"/>
              </w:rPr>
              <w:t>HTTP/HTTPS</w:t>
            </w:r>
          </w:p>
        </w:tc>
      </w:tr>
      <w:tr w:rsidR="00397182" w:rsidRPr="006C1729" w:rsidTr="009B2AF2">
        <w:trPr>
          <w:trHeight w:val="809"/>
        </w:trPr>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197D42" w:rsidRPr="00197D4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argparse</w:t>
            </w:r>
          </w:p>
        </w:tc>
        <w:tc>
          <w:tcPr>
            <w:tcW w:w="0" w:type="auto"/>
            <w:tcBorders>
              <w:top w:val="nil"/>
              <w:left w:val="thickThinLargeGap" w:sz="6" w:space="0" w:color="404040" w:themeColor="text1" w:themeTint="BF"/>
            </w:tcBorders>
            <w:vAlign w:val="center"/>
          </w:tcPr>
          <w:p w:rsidR="00197D42"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 xml:space="preserve">Provides the command-line interface </w:t>
            </w:r>
            <w:r w:rsidRPr="006C1729">
              <w:rPr>
                <w:rFonts w:ascii="Times New Roman" w:hAnsi="Times New Roman" w:cs="Times New Roman"/>
                <w:b/>
                <w:sz w:val="24"/>
                <w:szCs w:val="24"/>
              </w:rPr>
              <w:t>(CLI)</w:t>
            </w:r>
            <w:r w:rsidRPr="006C1729">
              <w:rPr>
                <w:rFonts w:ascii="Times New Roman" w:hAnsi="Times New Roman" w:cs="Times New Roman"/>
                <w:sz w:val="24"/>
                <w:szCs w:val="24"/>
              </w:rPr>
              <w:t xml:space="preserve"> for executing the application with different options.</w:t>
            </w:r>
          </w:p>
        </w:tc>
      </w:tr>
      <w:tr w:rsidR="009B2AF2" w:rsidRPr="006C1729" w:rsidTr="009B2AF2">
        <w:trPr>
          <w:trHeight w:val="490"/>
        </w:trPr>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197D42" w:rsidRPr="00197D4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csv</w:t>
            </w:r>
          </w:p>
        </w:tc>
        <w:tc>
          <w:tcPr>
            <w:tcW w:w="0" w:type="auto"/>
            <w:tcBorders>
              <w:left w:val="thickThinLargeGap" w:sz="6" w:space="0" w:color="404040" w:themeColor="text1" w:themeTint="BF"/>
            </w:tcBorders>
            <w:vAlign w:val="center"/>
          </w:tcPr>
          <w:p w:rsidR="00197D42"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 xml:space="preserve">Reads </w:t>
            </w:r>
            <w:r w:rsidRPr="006C1729">
              <w:rPr>
                <w:rFonts w:ascii="Times New Roman" w:hAnsi="Times New Roman" w:cs="Times New Roman"/>
                <w:b/>
                <w:sz w:val="24"/>
                <w:szCs w:val="24"/>
              </w:rPr>
              <w:t>CSV-based threat intelligence feeds</w:t>
            </w:r>
            <w:r w:rsidRPr="006C1729">
              <w:rPr>
                <w:rFonts w:ascii="Times New Roman" w:hAnsi="Times New Roman" w:cs="Times New Roman"/>
                <w:sz w:val="24"/>
                <w:szCs w:val="24"/>
              </w:rPr>
              <w:t xml:space="preserve"> and generates </w:t>
            </w:r>
            <w:r w:rsidRPr="006C1729">
              <w:rPr>
                <w:rFonts w:ascii="Times New Roman" w:hAnsi="Times New Roman" w:cs="Times New Roman"/>
                <w:b/>
                <w:sz w:val="24"/>
                <w:szCs w:val="24"/>
              </w:rPr>
              <w:t>CSV exports.</w:t>
            </w:r>
          </w:p>
        </w:tc>
      </w:tr>
      <w:tr w:rsidR="009B2AF2" w:rsidRPr="006C1729" w:rsidTr="009B2AF2">
        <w:trPr>
          <w:trHeight w:val="809"/>
        </w:trPr>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197D42"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logging</w:t>
            </w:r>
          </w:p>
        </w:tc>
        <w:tc>
          <w:tcPr>
            <w:tcW w:w="0" w:type="auto"/>
            <w:tcBorders>
              <w:left w:val="thickThinLargeGap" w:sz="6" w:space="0" w:color="404040" w:themeColor="text1" w:themeTint="BF"/>
            </w:tcBorders>
            <w:vAlign w:val="center"/>
          </w:tcPr>
          <w:p w:rsidR="00197D42"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Records application events, execution status, warnings, and errors for monitoring and debugging.</w:t>
            </w:r>
          </w:p>
        </w:tc>
      </w:tr>
      <w:tr w:rsidR="009B2AF2" w:rsidRPr="006C1729" w:rsidTr="009B2AF2">
        <w:trPr>
          <w:trHeight w:val="809"/>
        </w:trPr>
        <w:tc>
          <w:tcPr>
            <w:tcW w:w="0" w:type="auto"/>
            <w:tcBorders>
              <w:top w:val="single" w:sz="2" w:space="0" w:color="404040" w:themeColor="text1" w:themeTint="BF"/>
              <w:bottom w:val="single" w:sz="2" w:space="0" w:color="404040" w:themeColor="text1" w:themeTint="BF"/>
              <w:right w:val="thickThinLargeGap" w:sz="6" w:space="0" w:color="404040" w:themeColor="text1" w:themeTint="BF"/>
            </w:tcBorders>
            <w:vAlign w:val="center"/>
          </w:tcPr>
          <w:p w:rsidR="00197D42" w:rsidRPr="00397182" w:rsidRDefault="00397182" w:rsidP="006C1729">
            <w:pPr>
              <w:spacing w:line="360" w:lineRule="auto"/>
              <w:rPr>
                <w:rFonts w:ascii="Times New Roman" w:hAnsi="Times New Roman" w:cs="Times New Roman"/>
                <w:sz w:val="24"/>
                <w:szCs w:val="24"/>
              </w:rPr>
            </w:pPr>
            <w:r>
              <w:rPr>
                <w:rFonts w:ascii="Times New Roman" w:hAnsi="Times New Roman" w:cs="Times New Roman"/>
                <w:sz w:val="24"/>
                <w:szCs w:val="24"/>
              </w:rPr>
              <w:t>D</w:t>
            </w:r>
            <w:r w:rsidR="00197D42" w:rsidRPr="006C1729">
              <w:rPr>
                <w:rFonts w:ascii="Times New Roman" w:hAnsi="Times New Roman" w:cs="Times New Roman"/>
                <w:sz w:val="24"/>
                <w:szCs w:val="24"/>
              </w:rPr>
              <w:t>ataclasse</w:t>
            </w:r>
            <w:r w:rsidR="00197D42">
              <w:rPr>
                <w:rFonts w:ascii="Times New Roman" w:hAnsi="Times New Roman" w:cs="Times New Roman"/>
                <w:sz w:val="24"/>
                <w:szCs w:val="24"/>
              </w:rPr>
              <w:t>s</w:t>
            </w:r>
          </w:p>
        </w:tc>
        <w:tc>
          <w:tcPr>
            <w:tcW w:w="0" w:type="auto"/>
            <w:tcBorders>
              <w:left w:val="thickThinLargeGap" w:sz="6" w:space="0" w:color="404040" w:themeColor="text1" w:themeTint="BF"/>
            </w:tcBorders>
            <w:vAlign w:val="center"/>
          </w:tcPr>
          <w:p w:rsidR="00197D42"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 xml:space="preserve">Defines structured data models for Indicators of Compromise </w:t>
            </w:r>
            <w:r w:rsidRPr="006C1729">
              <w:rPr>
                <w:rFonts w:ascii="Times New Roman" w:hAnsi="Times New Roman" w:cs="Times New Roman"/>
                <w:b/>
                <w:sz w:val="24"/>
                <w:szCs w:val="24"/>
              </w:rPr>
              <w:t>(IOCs).</w:t>
            </w:r>
          </w:p>
        </w:tc>
      </w:tr>
      <w:tr w:rsidR="00397182" w:rsidRPr="006C1729" w:rsidTr="009B2AF2">
        <w:trPr>
          <w:trHeight w:val="809"/>
        </w:trPr>
        <w:tc>
          <w:tcPr>
            <w:tcW w:w="0" w:type="auto"/>
            <w:tcBorders>
              <w:top w:val="single" w:sz="2" w:space="0" w:color="404040" w:themeColor="text1" w:themeTint="BF"/>
              <w:right w:val="thickThinLargeGap" w:sz="6" w:space="0" w:color="404040" w:themeColor="text1" w:themeTint="BF"/>
            </w:tcBorders>
            <w:vAlign w:val="center"/>
          </w:tcPr>
          <w:p w:rsidR="00197D4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unittest.mock</w:t>
            </w:r>
          </w:p>
        </w:tc>
        <w:tc>
          <w:tcPr>
            <w:tcW w:w="0" w:type="auto"/>
            <w:tcBorders>
              <w:left w:val="thickThinLargeGap" w:sz="6" w:space="0" w:color="404040" w:themeColor="text1" w:themeTint="BF"/>
              <w:bottom w:val="thickThinLargeGap" w:sz="6" w:space="0" w:color="404040" w:themeColor="text1" w:themeTint="BF"/>
            </w:tcBorders>
            <w:vAlign w:val="center"/>
          </w:tcPr>
          <w:p w:rsidR="00197D42" w:rsidRPr="009B2AF2" w:rsidRDefault="00197D42" w:rsidP="006C1729">
            <w:pPr>
              <w:spacing w:line="360" w:lineRule="auto"/>
              <w:rPr>
                <w:rFonts w:ascii="Times New Roman" w:hAnsi="Times New Roman" w:cs="Times New Roman"/>
                <w:sz w:val="24"/>
                <w:szCs w:val="24"/>
              </w:rPr>
            </w:pPr>
            <w:r w:rsidRPr="006C1729">
              <w:rPr>
                <w:rFonts w:ascii="Times New Roman" w:hAnsi="Times New Roman" w:cs="Times New Roman"/>
                <w:sz w:val="24"/>
                <w:szCs w:val="24"/>
              </w:rPr>
              <w:t>Mocks external dependencies during testing to ensure isolated and reliable unit tests.</w:t>
            </w:r>
          </w:p>
        </w:tc>
      </w:tr>
    </w:tbl>
    <w:p w:rsidR="009C5B9C" w:rsidRPr="006C1729" w:rsidRDefault="009C5B9C" w:rsidP="006C1729">
      <w:pPr>
        <w:rPr>
          <w:rFonts w:ascii="Times New Roman" w:hAnsi="Times New Roman" w:cs="Times New Roman"/>
          <w:sz w:val="24"/>
          <w:szCs w:val="24"/>
        </w:rPr>
      </w:pPr>
    </w:p>
    <w:p w:rsidR="00C55D90" w:rsidRDefault="00C55D90">
      <w:pPr>
        <w:rPr>
          <w:rFonts w:ascii="Times New Roman" w:hAnsi="Times New Roman" w:cs="Times New Roman"/>
          <w:b/>
          <w:sz w:val="28"/>
          <w:szCs w:val="28"/>
        </w:rPr>
      </w:pPr>
      <w:r>
        <w:rPr>
          <w:rFonts w:ascii="Times New Roman" w:hAnsi="Times New Roman" w:cs="Times New Roman"/>
          <w:b/>
          <w:sz w:val="28"/>
          <w:szCs w:val="28"/>
        </w:rPr>
        <w:br w:type="page"/>
      </w:r>
    </w:p>
    <w:p w:rsidR="009C5B9C" w:rsidRPr="006C1729" w:rsidRDefault="009C5B9C" w:rsidP="000B2475">
      <w:pPr>
        <w:rPr>
          <w:rFonts w:ascii="Times New Roman" w:hAnsi="Times New Roman" w:cs="Times New Roman"/>
          <w:b/>
          <w:sz w:val="28"/>
          <w:szCs w:val="28"/>
        </w:rPr>
      </w:pPr>
      <w:r w:rsidRPr="006C1729">
        <w:rPr>
          <w:rFonts w:ascii="Times New Roman" w:hAnsi="Times New Roman" w:cs="Times New Roman"/>
          <w:b/>
          <w:sz w:val="28"/>
          <w:szCs w:val="28"/>
        </w:rPr>
        <w:lastRenderedPageBreak/>
        <w:t>Development Tools</w:t>
      </w:r>
    </w:p>
    <w:p w:rsidR="009C5B9C" w:rsidRPr="006C1729" w:rsidRDefault="009C5B9C" w:rsidP="000B2475">
      <w:pPr>
        <w:rPr>
          <w:rFonts w:ascii="Times New Roman" w:hAnsi="Times New Roman" w:cs="Times New Roman"/>
          <w:b/>
          <w:sz w:val="24"/>
          <w:szCs w:val="24"/>
          <w:u w:val="single"/>
        </w:rPr>
      </w:pPr>
      <w:r w:rsidRPr="006C1729">
        <w:rPr>
          <w:rFonts w:ascii="Times New Roman" w:hAnsi="Times New Roman" w:cs="Times New Roman"/>
          <w:b/>
          <w:sz w:val="24"/>
          <w:szCs w:val="24"/>
          <w:u w:val="single"/>
        </w:rPr>
        <w:t>The following tools were used during development:</w:t>
      </w:r>
    </w:p>
    <w:p w:rsidR="009C5B9C" w:rsidRPr="006C1729" w:rsidRDefault="009C5B9C" w:rsidP="000B2475">
      <w:pPr>
        <w:rPr>
          <w:rFonts w:ascii="Times New Roman" w:hAnsi="Times New Roman" w:cs="Times New Roman"/>
          <w:sz w:val="24"/>
          <w:szCs w:val="24"/>
        </w:rPr>
      </w:pPr>
    </w:p>
    <w:tbl>
      <w:tblPr>
        <w:tblStyle w:val="TableGrid"/>
        <w:tblW w:w="0" w:type="auto"/>
        <w:tblLook w:val="04A0" w:firstRow="1" w:lastRow="0" w:firstColumn="1" w:lastColumn="0" w:noHBand="0" w:noVBand="1"/>
      </w:tblPr>
      <w:tblGrid>
        <w:gridCol w:w="2977"/>
        <w:gridCol w:w="6020"/>
      </w:tblGrid>
      <w:tr w:rsidR="00C55D90" w:rsidRPr="006C1729" w:rsidTr="00C55D90">
        <w:trPr>
          <w:trHeight w:val="552"/>
        </w:trPr>
        <w:tc>
          <w:tcPr>
            <w:tcW w:w="0" w:type="auto"/>
            <w:tcBorders>
              <w:top w:val="double" w:sz="4" w:space="0" w:color="auto"/>
              <w:left w:val="double" w:sz="4" w:space="0" w:color="auto"/>
              <w:bottom w:val="double" w:sz="4" w:space="0" w:color="auto"/>
              <w:right w:val="double" w:sz="4" w:space="0" w:color="auto"/>
            </w:tcBorders>
            <w:shd w:val="clear" w:color="auto" w:fill="F2F2F2" w:themeFill="background1" w:themeFillShade="F2"/>
            <w:vAlign w:val="center"/>
          </w:tcPr>
          <w:p w:rsidR="00C55D90" w:rsidRPr="006C1729" w:rsidRDefault="00C55D90" w:rsidP="00C55D90">
            <w:pPr>
              <w:jc w:val="center"/>
              <w:rPr>
                <w:rFonts w:ascii="Times New Roman" w:hAnsi="Times New Roman" w:cs="Times New Roman"/>
                <w:b/>
                <w:sz w:val="24"/>
                <w:szCs w:val="24"/>
              </w:rPr>
            </w:pPr>
            <w:r>
              <w:rPr>
                <w:rFonts w:ascii="Times New Roman" w:hAnsi="Times New Roman" w:cs="Times New Roman"/>
                <w:b/>
                <w:sz w:val="24"/>
                <w:szCs w:val="24"/>
              </w:rPr>
              <w:t>TOOL</w:t>
            </w:r>
          </w:p>
        </w:tc>
        <w:tc>
          <w:tcPr>
            <w:tcW w:w="0" w:type="auto"/>
            <w:tcBorders>
              <w:top w:val="double" w:sz="4" w:space="0" w:color="auto"/>
              <w:left w:val="double" w:sz="4" w:space="0" w:color="auto"/>
              <w:bottom w:val="double" w:sz="4" w:space="0" w:color="auto"/>
              <w:right w:val="double" w:sz="4" w:space="0" w:color="auto"/>
            </w:tcBorders>
            <w:shd w:val="clear" w:color="auto" w:fill="F2F2F2" w:themeFill="background1" w:themeFillShade="F2"/>
            <w:vAlign w:val="center"/>
          </w:tcPr>
          <w:p w:rsidR="00C55D90" w:rsidRPr="009B2AF2" w:rsidRDefault="00C55D90" w:rsidP="00C55D90">
            <w:pPr>
              <w:rPr>
                <w:rFonts w:ascii="Times New Roman" w:hAnsi="Times New Roman" w:cs="Times New Roman"/>
                <w:sz w:val="24"/>
                <w:szCs w:val="24"/>
              </w:rPr>
            </w:pPr>
            <w:r w:rsidRPr="006C1729">
              <w:rPr>
                <w:rFonts w:ascii="Times New Roman" w:hAnsi="Times New Roman" w:cs="Times New Roman"/>
                <w:b/>
                <w:sz w:val="24"/>
                <w:szCs w:val="24"/>
              </w:rPr>
              <w:t xml:space="preserve">                    </w:t>
            </w:r>
            <w:r>
              <w:rPr>
                <w:rFonts w:ascii="Times New Roman" w:hAnsi="Times New Roman" w:cs="Times New Roman"/>
                <w:b/>
                <w:sz w:val="24"/>
                <w:szCs w:val="24"/>
              </w:rPr>
              <w:t xml:space="preserve">                    PURPOSE</w:t>
            </w:r>
            <w:r w:rsidRPr="006C1729">
              <w:rPr>
                <w:rFonts w:ascii="Times New Roman" w:hAnsi="Times New Roman" w:cs="Times New Roman"/>
                <w:sz w:val="24"/>
                <w:szCs w:val="24"/>
              </w:rPr>
              <w:t>|</w:t>
            </w:r>
          </w:p>
        </w:tc>
      </w:tr>
      <w:tr w:rsidR="00C55D90" w:rsidRPr="006C1729" w:rsidTr="00C55D90">
        <w:trPr>
          <w:trHeight w:val="552"/>
        </w:trPr>
        <w:tc>
          <w:tcPr>
            <w:tcW w:w="0" w:type="auto"/>
            <w:tcBorders>
              <w:top w:val="double" w:sz="4" w:space="0" w:color="auto"/>
              <w:left w:val="double" w:sz="4" w:space="0" w:color="auto"/>
              <w:right w:val="double" w:sz="4" w:space="0" w:color="auto"/>
            </w:tcBorders>
            <w:vAlign w:val="center"/>
          </w:tcPr>
          <w:p w:rsidR="00C55D90" w:rsidRPr="00C55D90" w:rsidRDefault="00C55D90" w:rsidP="00C55D90">
            <w:pPr>
              <w:jc w:val="center"/>
              <w:rPr>
                <w:rFonts w:ascii="Times New Roman" w:hAnsi="Times New Roman" w:cs="Times New Roman"/>
                <w:b/>
                <w:sz w:val="24"/>
                <w:szCs w:val="24"/>
              </w:rPr>
            </w:pPr>
            <w:r w:rsidRPr="00C55D90">
              <w:rPr>
                <w:rFonts w:ascii="Times New Roman" w:hAnsi="Times New Roman" w:cs="Times New Roman"/>
                <w:b/>
                <w:sz w:val="24"/>
                <w:szCs w:val="24"/>
              </w:rPr>
              <w:t>Visual Studio Code</w:t>
            </w:r>
          </w:p>
        </w:tc>
        <w:tc>
          <w:tcPr>
            <w:tcW w:w="0" w:type="auto"/>
            <w:tcBorders>
              <w:top w:val="double" w:sz="4" w:space="0" w:color="auto"/>
              <w:left w:val="double" w:sz="4" w:space="0" w:color="auto"/>
              <w:right w:val="double" w:sz="4" w:space="0" w:color="auto"/>
            </w:tcBorders>
            <w:vAlign w:val="center"/>
          </w:tcPr>
          <w:p w:rsidR="00C55D90" w:rsidRPr="009B2AF2" w:rsidRDefault="00C55D90" w:rsidP="00C55D90">
            <w:pPr>
              <w:jc w:val="center"/>
              <w:rPr>
                <w:rFonts w:ascii="Times New Roman" w:hAnsi="Times New Roman" w:cs="Times New Roman"/>
                <w:sz w:val="24"/>
                <w:szCs w:val="24"/>
              </w:rPr>
            </w:pPr>
            <w:r w:rsidRPr="006C1729">
              <w:rPr>
                <w:rFonts w:ascii="Times New Roman" w:hAnsi="Times New Roman" w:cs="Times New Roman"/>
                <w:sz w:val="24"/>
                <w:szCs w:val="24"/>
              </w:rPr>
              <w:t>Source code development and debugging</w:t>
            </w:r>
            <w:r>
              <w:rPr>
                <w:rFonts w:ascii="Times New Roman" w:hAnsi="Times New Roman" w:cs="Times New Roman"/>
                <w:sz w:val="24"/>
                <w:szCs w:val="24"/>
              </w:rPr>
              <w:t>.</w:t>
            </w:r>
          </w:p>
        </w:tc>
      </w:tr>
      <w:tr w:rsidR="00C55D90" w:rsidRPr="006C1729" w:rsidTr="00C55D90">
        <w:trPr>
          <w:trHeight w:val="552"/>
        </w:trPr>
        <w:tc>
          <w:tcPr>
            <w:tcW w:w="0" w:type="auto"/>
            <w:tcBorders>
              <w:left w:val="double" w:sz="4" w:space="0" w:color="auto"/>
              <w:right w:val="double" w:sz="4" w:space="0" w:color="auto"/>
            </w:tcBorders>
            <w:vAlign w:val="center"/>
          </w:tcPr>
          <w:p w:rsidR="00C55D90" w:rsidRPr="00C55D90" w:rsidRDefault="00C55D90" w:rsidP="00C55D90">
            <w:pPr>
              <w:jc w:val="center"/>
              <w:rPr>
                <w:rFonts w:ascii="Times New Roman" w:hAnsi="Times New Roman" w:cs="Times New Roman"/>
                <w:b/>
                <w:sz w:val="24"/>
                <w:szCs w:val="24"/>
              </w:rPr>
            </w:pPr>
            <w:proofErr w:type="spellStart"/>
            <w:r w:rsidRPr="00C55D90">
              <w:rPr>
                <w:rFonts w:ascii="Times New Roman" w:hAnsi="Times New Roman" w:cs="Times New Roman"/>
                <w:b/>
                <w:sz w:val="24"/>
                <w:szCs w:val="24"/>
              </w:rPr>
              <w:t>Git</w:t>
            </w:r>
            <w:proofErr w:type="spellEnd"/>
          </w:p>
        </w:tc>
        <w:tc>
          <w:tcPr>
            <w:tcW w:w="0" w:type="auto"/>
            <w:tcBorders>
              <w:left w:val="double" w:sz="4" w:space="0" w:color="auto"/>
              <w:right w:val="double" w:sz="4" w:space="0" w:color="auto"/>
            </w:tcBorders>
            <w:vAlign w:val="center"/>
          </w:tcPr>
          <w:p w:rsidR="00C55D90" w:rsidRPr="009B2AF2" w:rsidRDefault="00C55D90" w:rsidP="00AC430D">
            <w:pPr>
              <w:rPr>
                <w:rFonts w:ascii="Times New Roman" w:hAnsi="Times New Roman" w:cs="Times New Roman"/>
                <w:sz w:val="24"/>
                <w:szCs w:val="24"/>
              </w:rPr>
            </w:pPr>
            <w:r>
              <w:rPr>
                <w:rFonts w:ascii="Times New Roman" w:hAnsi="Times New Roman" w:cs="Times New Roman"/>
                <w:sz w:val="24"/>
                <w:szCs w:val="24"/>
              </w:rPr>
              <w:t xml:space="preserve">              </w:t>
            </w:r>
            <w:r w:rsidRPr="006C1729">
              <w:rPr>
                <w:rFonts w:ascii="Times New Roman" w:hAnsi="Times New Roman" w:cs="Times New Roman"/>
                <w:sz w:val="24"/>
                <w:szCs w:val="24"/>
              </w:rPr>
              <w:t>Version control and source code manag</w:t>
            </w:r>
            <w:r>
              <w:rPr>
                <w:rFonts w:ascii="Times New Roman" w:hAnsi="Times New Roman" w:cs="Times New Roman"/>
                <w:sz w:val="24"/>
                <w:szCs w:val="24"/>
              </w:rPr>
              <w:t xml:space="preserve">ement.                         </w:t>
            </w:r>
          </w:p>
        </w:tc>
      </w:tr>
      <w:tr w:rsidR="00C55D90" w:rsidRPr="006C1729" w:rsidTr="00C55D90">
        <w:trPr>
          <w:trHeight w:val="552"/>
        </w:trPr>
        <w:tc>
          <w:tcPr>
            <w:tcW w:w="0" w:type="auto"/>
            <w:tcBorders>
              <w:left w:val="double" w:sz="4" w:space="0" w:color="auto"/>
              <w:right w:val="double" w:sz="4" w:space="0" w:color="auto"/>
            </w:tcBorders>
            <w:vAlign w:val="center"/>
          </w:tcPr>
          <w:p w:rsidR="00C55D90" w:rsidRPr="00C55D90" w:rsidRDefault="00C55D90" w:rsidP="00C55D90">
            <w:pPr>
              <w:jc w:val="center"/>
              <w:rPr>
                <w:rFonts w:ascii="Times New Roman" w:hAnsi="Times New Roman" w:cs="Times New Roman"/>
                <w:b/>
                <w:sz w:val="24"/>
                <w:szCs w:val="24"/>
              </w:rPr>
            </w:pPr>
            <w:proofErr w:type="spellStart"/>
            <w:r w:rsidRPr="00C55D90">
              <w:rPr>
                <w:rFonts w:ascii="Times New Roman" w:hAnsi="Times New Roman" w:cs="Times New Roman"/>
                <w:b/>
                <w:sz w:val="24"/>
                <w:szCs w:val="24"/>
              </w:rPr>
              <w:t>GitHub</w:t>
            </w:r>
            <w:proofErr w:type="spellEnd"/>
          </w:p>
        </w:tc>
        <w:tc>
          <w:tcPr>
            <w:tcW w:w="0" w:type="auto"/>
            <w:tcBorders>
              <w:left w:val="double" w:sz="4" w:space="0" w:color="auto"/>
              <w:right w:val="double" w:sz="4" w:space="0" w:color="auto"/>
            </w:tcBorders>
            <w:vAlign w:val="center"/>
          </w:tcPr>
          <w:p w:rsidR="00C55D90" w:rsidRPr="009B2AF2" w:rsidRDefault="00C55D90" w:rsidP="00C55D90">
            <w:pPr>
              <w:jc w:val="center"/>
              <w:rPr>
                <w:rFonts w:ascii="Times New Roman" w:hAnsi="Times New Roman" w:cs="Times New Roman"/>
                <w:sz w:val="24"/>
                <w:szCs w:val="24"/>
              </w:rPr>
            </w:pPr>
            <w:r w:rsidRPr="006C1729">
              <w:rPr>
                <w:rFonts w:ascii="Times New Roman" w:hAnsi="Times New Roman" w:cs="Times New Roman"/>
                <w:sz w:val="24"/>
                <w:szCs w:val="24"/>
              </w:rPr>
              <w:t>Repository hosting, version tracking, and project collaboratio</w:t>
            </w:r>
            <w:r>
              <w:rPr>
                <w:rFonts w:ascii="Times New Roman" w:hAnsi="Times New Roman" w:cs="Times New Roman"/>
                <w:sz w:val="24"/>
                <w:szCs w:val="24"/>
              </w:rPr>
              <w:t>n.</w:t>
            </w:r>
          </w:p>
        </w:tc>
      </w:tr>
      <w:tr w:rsidR="00C55D90" w:rsidRPr="006C1729" w:rsidTr="00C55D90">
        <w:trPr>
          <w:trHeight w:val="530"/>
        </w:trPr>
        <w:tc>
          <w:tcPr>
            <w:tcW w:w="0" w:type="auto"/>
            <w:tcBorders>
              <w:left w:val="double" w:sz="4" w:space="0" w:color="auto"/>
              <w:bottom w:val="double" w:sz="4" w:space="0" w:color="auto"/>
              <w:right w:val="double" w:sz="4" w:space="0" w:color="auto"/>
            </w:tcBorders>
            <w:vAlign w:val="center"/>
          </w:tcPr>
          <w:p w:rsidR="00C55D90" w:rsidRPr="00C55D90" w:rsidRDefault="00C55D90" w:rsidP="00C55D90">
            <w:pPr>
              <w:jc w:val="center"/>
              <w:rPr>
                <w:rFonts w:ascii="Times New Roman" w:hAnsi="Times New Roman" w:cs="Times New Roman"/>
                <w:b/>
                <w:sz w:val="24"/>
                <w:szCs w:val="24"/>
              </w:rPr>
            </w:pPr>
            <w:r w:rsidRPr="00C55D90">
              <w:rPr>
                <w:rFonts w:ascii="Times New Roman" w:hAnsi="Times New Roman" w:cs="Times New Roman"/>
                <w:b/>
                <w:sz w:val="24"/>
                <w:szCs w:val="24"/>
              </w:rPr>
              <w:t xml:space="preserve">Command Prompt </w:t>
            </w:r>
            <w:r w:rsidRPr="00C55D90">
              <w:rPr>
                <w:rFonts w:ascii="Times New Roman" w:hAnsi="Times New Roman" w:cs="Times New Roman"/>
                <w:b/>
                <w:sz w:val="24"/>
                <w:szCs w:val="24"/>
              </w:rPr>
              <w:t xml:space="preserve"> Terminal</w:t>
            </w:r>
          </w:p>
        </w:tc>
        <w:tc>
          <w:tcPr>
            <w:tcW w:w="0" w:type="auto"/>
            <w:tcBorders>
              <w:left w:val="double" w:sz="4" w:space="0" w:color="auto"/>
              <w:bottom w:val="double" w:sz="4" w:space="0" w:color="auto"/>
              <w:right w:val="double" w:sz="4" w:space="0" w:color="auto"/>
            </w:tcBorders>
            <w:vAlign w:val="center"/>
          </w:tcPr>
          <w:p w:rsidR="00C55D90" w:rsidRPr="009B2AF2" w:rsidRDefault="00C55D90" w:rsidP="00C55D90">
            <w:pPr>
              <w:jc w:val="center"/>
              <w:rPr>
                <w:rFonts w:ascii="Times New Roman" w:hAnsi="Times New Roman" w:cs="Times New Roman"/>
                <w:sz w:val="24"/>
                <w:szCs w:val="24"/>
              </w:rPr>
            </w:pPr>
            <w:r w:rsidRPr="006C1729">
              <w:rPr>
                <w:rFonts w:ascii="Times New Roman" w:hAnsi="Times New Roman" w:cs="Times New Roman"/>
                <w:sz w:val="24"/>
                <w:szCs w:val="24"/>
              </w:rPr>
              <w:t>Running the application, executing te</w:t>
            </w:r>
            <w:r>
              <w:rPr>
                <w:rFonts w:ascii="Times New Roman" w:hAnsi="Times New Roman" w:cs="Times New Roman"/>
                <w:sz w:val="24"/>
                <w:szCs w:val="24"/>
              </w:rPr>
              <w:t>sts, and managing the project.</w:t>
            </w:r>
          </w:p>
        </w:tc>
      </w:tr>
    </w:tbl>
    <w:p w:rsidR="009C5B9C" w:rsidRPr="006C1729" w:rsidRDefault="009C5B9C" w:rsidP="000B2475">
      <w:pPr>
        <w:rPr>
          <w:rFonts w:ascii="Times New Roman" w:hAnsi="Times New Roman" w:cs="Times New Roman"/>
          <w:sz w:val="24"/>
          <w:szCs w:val="24"/>
        </w:rPr>
      </w:pPr>
    </w:p>
    <w:p w:rsidR="009C5B9C" w:rsidRPr="006C1729" w:rsidRDefault="009C5B9C" w:rsidP="000B2475">
      <w:pPr>
        <w:rPr>
          <w:rFonts w:ascii="Times New Roman" w:hAnsi="Times New Roman" w:cs="Times New Roman"/>
          <w:b/>
          <w:sz w:val="28"/>
          <w:szCs w:val="28"/>
        </w:rPr>
      </w:pPr>
      <w:r w:rsidRPr="006C1729">
        <w:rPr>
          <w:rFonts w:ascii="Times New Roman" w:hAnsi="Times New Roman" w:cs="Times New Roman"/>
          <w:b/>
          <w:sz w:val="28"/>
          <w:szCs w:val="28"/>
        </w:rPr>
        <w:t>Programming Language</w:t>
      </w:r>
    </w:p>
    <w:p w:rsidR="009C5B9C" w:rsidRPr="006C1729" w:rsidRDefault="009C5B9C" w:rsidP="000B2475">
      <w:pPr>
        <w:rPr>
          <w:rFonts w:ascii="Times New Roman" w:hAnsi="Times New Roman" w:cs="Times New Roman"/>
          <w:sz w:val="24"/>
          <w:szCs w:val="24"/>
        </w:rPr>
      </w:pPr>
      <w:r w:rsidRPr="006C1729">
        <w:rPr>
          <w:rFonts w:ascii="Times New Roman" w:hAnsi="Times New Roman" w:cs="Times New Roman"/>
          <w:sz w:val="24"/>
          <w:szCs w:val="24"/>
        </w:rPr>
        <w:t>Python was selected because of its readability, extensive standard library, strong ecosystem, and widespread adoption in cybersecurity. Its modular programming capabilities and rich support for file handling, networking, and automation make it well suited for implementing a threat intelligence processing system.</w:t>
      </w:r>
    </w:p>
    <w:p w:rsidR="009C5B9C" w:rsidRPr="006C1729" w:rsidRDefault="009C5B9C" w:rsidP="000B2475">
      <w:pPr>
        <w:rPr>
          <w:rFonts w:ascii="Times New Roman" w:hAnsi="Times New Roman" w:cs="Times New Roman"/>
          <w:sz w:val="24"/>
          <w:szCs w:val="24"/>
        </w:rPr>
      </w:pPr>
    </w:p>
    <w:p w:rsidR="009C5B9C" w:rsidRPr="006C1729" w:rsidRDefault="009C5B9C" w:rsidP="000B2475">
      <w:pPr>
        <w:rPr>
          <w:rFonts w:ascii="Times New Roman" w:hAnsi="Times New Roman" w:cs="Times New Roman"/>
          <w:b/>
          <w:sz w:val="28"/>
          <w:szCs w:val="28"/>
        </w:rPr>
      </w:pPr>
      <w:r w:rsidRPr="006C1729">
        <w:rPr>
          <w:rFonts w:ascii="Times New Roman" w:hAnsi="Times New Roman" w:cs="Times New Roman"/>
          <w:b/>
          <w:sz w:val="28"/>
          <w:szCs w:val="28"/>
        </w:rPr>
        <w:t>Testing Framework</w:t>
      </w:r>
    </w:p>
    <w:p w:rsidR="009C5B9C" w:rsidRPr="006C1729" w:rsidRDefault="00EC5EF1" w:rsidP="000B2475">
      <w:pPr>
        <w:rPr>
          <w:rFonts w:ascii="Times New Roman" w:hAnsi="Times New Roman" w:cs="Times New Roman"/>
          <w:sz w:val="24"/>
          <w:szCs w:val="24"/>
        </w:rPr>
      </w:pPr>
      <w:r>
        <w:rPr>
          <w:rFonts w:ascii="Times New Roman" w:hAnsi="Times New Roman" w:cs="Times New Roman"/>
          <w:sz w:val="24"/>
          <w:szCs w:val="24"/>
        </w:rPr>
        <w:t xml:space="preserve">The project uses the </w:t>
      </w:r>
      <w:r w:rsidRPr="00EC5EF1">
        <w:rPr>
          <w:rFonts w:ascii="Times New Roman" w:hAnsi="Times New Roman" w:cs="Times New Roman"/>
          <w:b/>
          <w:sz w:val="24"/>
          <w:szCs w:val="24"/>
        </w:rPr>
        <w:t>pytest</w:t>
      </w:r>
      <w:r w:rsidR="009C5B9C" w:rsidRPr="006C1729">
        <w:rPr>
          <w:rFonts w:ascii="Times New Roman" w:hAnsi="Times New Roman" w:cs="Times New Roman"/>
          <w:sz w:val="24"/>
          <w:szCs w:val="24"/>
        </w:rPr>
        <w:t xml:space="preserve"> framework to verify the correctness of individual modules and overall system behavior. During final validation, all automated tests completed successfully with the following result:</w:t>
      </w:r>
    </w:p>
    <w:p w:rsidR="009C5B9C" w:rsidRPr="006C1729" w:rsidRDefault="009C5B9C" w:rsidP="000B2475">
      <w:pPr>
        <w:rPr>
          <w:rFonts w:ascii="Times New Roman" w:hAnsi="Times New Roman" w:cs="Times New Roman"/>
          <w:b/>
          <w:sz w:val="24"/>
          <w:szCs w:val="24"/>
        </w:rPr>
      </w:pPr>
      <w:r w:rsidRPr="006C1729">
        <w:rPr>
          <w:rFonts w:ascii="Times New Roman" w:hAnsi="Times New Roman" w:cs="Times New Roman"/>
          <w:b/>
          <w:sz w:val="24"/>
          <w:szCs w:val="24"/>
        </w:rPr>
        <w:t>Tot</w:t>
      </w:r>
      <w:r w:rsidR="00EC5EF1">
        <w:rPr>
          <w:rFonts w:ascii="Times New Roman" w:hAnsi="Times New Roman" w:cs="Times New Roman"/>
          <w:b/>
          <w:sz w:val="24"/>
          <w:szCs w:val="24"/>
        </w:rPr>
        <w:t>al Tests: 76</w:t>
      </w:r>
    </w:p>
    <w:p w:rsidR="009C5B9C" w:rsidRPr="006C1729" w:rsidRDefault="00EC5EF1" w:rsidP="000B2475">
      <w:pPr>
        <w:rPr>
          <w:rFonts w:ascii="Times New Roman" w:hAnsi="Times New Roman" w:cs="Times New Roman"/>
          <w:b/>
          <w:sz w:val="24"/>
          <w:szCs w:val="24"/>
        </w:rPr>
      </w:pPr>
      <w:r>
        <w:rPr>
          <w:rFonts w:ascii="Times New Roman" w:hAnsi="Times New Roman" w:cs="Times New Roman"/>
          <w:b/>
          <w:sz w:val="24"/>
          <w:szCs w:val="24"/>
        </w:rPr>
        <w:t>Passed: 76</w:t>
      </w:r>
    </w:p>
    <w:p w:rsidR="009C5B9C" w:rsidRDefault="00EC5EF1" w:rsidP="000B2475">
      <w:pPr>
        <w:rPr>
          <w:rFonts w:ascii="Times New Roman" w:hAnsi="Times New Roman" w:cs="Times New Roman"/>
          <w:b/>
          <w:sz w:val="24"/>
          <w:szCs w:val="24"/>
        </w:rPr>
      </w:pPr>
      <w:r>
        <w:rPr>
          <w:rFonts w:ascii="Times New Roman" w:hAnsi="Times New Roman" w:cs="Times New Roman"/>
          <w:b/>
          <w:sz w:val="24"/>
          <w:szCs w:val="24"/>
        </w:rPr>
        <w:t>Failed: 0</w:t>
      </w:r>
    </w:p>
    <w:p w:rsidR="00C55D90" w:rsidRPr="006C1729" w:rsidRDefault="00C55D90" w:rsidP="000B2475">
      <w:pPr>
        <w:rPr>
          <w:rFonts w:ascii="Times New Roman" w:hAnsi="Times New Roman" w:cs="Times New Roman"/>
          <w:b/>
          <w:sz w:val="24"/>
          <w:szCs w:val="24"/>
        </w:rPr>
      </w:pPr>
    </w:p>
    <w:p w:rsidR="009C5B9C" w:rsidRPr="003843D1" w:rsidRDefault="009C5B9C" w:rsidP="00C55D90">
      <w:pPr>
        <w:pStyle w:val="Heading1"/>
        <w:spacing w:before="0" w:line="360" w:lineRule="auto"/>
        <w:jc w:val="center"/>
        <w:rPr>
          <w:rFonts w:ascii="Times New Roman" w:hAnsi="Times New Roman" w:cs="Times New Roman"/>
          <w:color w:val="595959" w:themeColor="text1" w:themeTint="A6"/>
          <w:sz w:val="24"/>
          <w:szCs w:val="24"/>
        </w:rPr>
      </w:pPr>
      <w:r w:rsidRPr="006C1729">
        <w:rPr>
          <w:rFonts w:ascii="Times New Roman" w:hAnsi="Times New Roman" w:cs="Times New Roman"/>
          <w:color w:val="595959" w:themeColor="text1" w:themeTint="A6"/>
          <w:sz w:val="24"/>
          <w:szCs w:val="24"/>
        </w:rPr>
        <w:t>This testing process helped ensure the stability, correctness, and reliability of the implemented functionality before the final release.</w:t>
      </w:r>
    </w:p>
    <w:p w:rsidR="000B2475" w:rsidRDefault="000B2475" w:rsidP="00C55D90">
      <w:pPr>
        <w:jc w:val="center"/>
        <w:rPr>
          <w:rFonts w:ascii="Times New Roman" w:hAnsi="Times New Roman" w:cs="Times New Roman"/>
          <w:sz w:val="24"/>
          <w:szCs w:val="24"/>
        </w:rPr>
      </w:pPr>
    </w:p>
    <w:p w:rsidR="00C55D90" w:rsidRDefault="00C55D90">
      <w:pPr>
        <w:rPr>
          <w:rFonts w:ascii="Times New Roman" w:hAnsi="Times New Roman" w:cs="Times New Roman"/>
          <w:sz w:val="24"/>
          <w:szCs w:val="24"/>
        </w:rPr>
      </w:pPr>
      <w:r>
        <w:rPr>
          <w:rFonts w:ascii="Times New Roman" w:hAnsi="Times New Roman" w:cs="Times New Roman"/>
          <w:sz w:val="24"/>
          <w:szCs w:val="24"/>
        </w:rPr>
        <w:br w:type="page"/>
      </w:r>
    </w:p>
    <w:p w:rsidR="009C5B9C" w:rsidRPr="00C55D90" w:rsidRDefault="009C5B9C" w:rsidP="00C55D90">
      <w:pPr>
        <w:pStyle w:val="Heading1"/>
        <w:spacing w:line="360" w:lineRule="auto"/>
        <w:jc w:val="left"/>
        <w:rPr>
          <w:color w:val="auto"/>
        </w:rPr>
      </w:pPr>
      <w:r w:rsidRPr="006C1729">
        <w:rPr>
          <w:color w:val="auto"/>
        </w:rPr>
        <w:lastRenderedPageBreak/>
        <w:t>6. Software &amp; Hardware Requirements</w:t>
      </w:r>
    </w:p>
    <w:p w:rsidR="009C5B9C" w:rsidRPr="006C1729" w:rsidRDefault="009C5B9C" w:rsidP="000B2475">
      <w:pPr>
        <w:jc w:val="left"/>
        <w:rPr>
          <w:rFonts w:ascii="Times New Roman" w:hAnsi="Times New Roman" w:cs="Times New Roman"/>
          <w:sz w:val="24"/>
          <w:szCs w:val="24"/>
        </w:rPr>
      </w:pPr>
      <w:r w:rsidRPr="006C1729">
        <w:rPr>
          <w:rFonts w:ascii="Times New Roman" w:hAnsi="Times New Roman" w:cs="Times New Roman"/>
          <w:sz w:val="24"/>
          <w:szCs w:val="24"/>
        </w:rPr>
        <w:t>The Threat Intelligence Aggregator is designed to be lightweight and platform-independent. The application does not require specialized hardware and can be executed on most modern desktop or laptop systems running Python. Since the project processes publicly available threat intelligence feeds over the internet, a stable network connection is recommended during execution.</w:t>
      </w:r>
    </w:p>
    <w:p w:rsidR="009C5B9C" w:rsidRPr="006C1729" w:rsidRDefault="009C5B9C" w:rsidP="000B2475">
      <w:pPr>
        <w:jc w:val="left"/>
        <w:rPr>
          <w:rFonts w:ascii="Times New Roman" w:hAnsi="Times New Roman" w:cs="Times New Roman"/>
          <w:sz w:val="24"/>
          <w:szCs w:val="24"/>
        </w:rPr>
      </w:pPr>
    </w:p>
    <w:p w:rsidR="009C5B9C" w:rsidRPr="006C1729" w:rsidRDefault="009C5B9C" w:rsidP="000B2475">
      <w:pPr>
        <w:jc w:val="left"/>
        <w:rPr>
          <w:rFonts w:ascii="Times New Roman" w:hAnsi="Times New Roman" w:cs="Times New Roman"/>
          <w:b/>
          <w:sz w:val="28"/>
          <w:szCs w:val="28"/>
        </w:rPr>
      </w:pPr>
      <w:r w:rsidRPr="006C1729">
        <w:rPr>
          <w:rFonts w:ascii="Times New Roman" w:hAnsi="Times New Roman" w:cs="Times New Roman"/>
          <w:b/>
          <w:sz w:val="28"/>
          <w:szCs w:val="28"/>
        </w:rPr>
        <w:t>Software Requirements</w:t>
      </w:r>
    </w:p>
    <w:p w:rsidR="009C5B9C" w:rsidRDefault="009C5B9C" w:rsidP="000B2475">
      <w:pPr>
        <w:jc w:val="left"/>
        <w:rPr>
          <w:rFonts w:ascii="Times New Roman" w:hAnsi="Times New Roman" w:cs="Times New Roman"/>
          <w:b/>
          <w:sz w:val="24"/>
          <w:szCs w:val="24"/>
          <w:u w:val="single"/>
        </w:rPr>
      </w:pPr>
      <w:r w:rsidRPr="006C1729">
        <w:rPr>
          <w:rFonts w:ascii="Times New Roman" w:hAnsi="Times New Roman" w:cs="Times New Roman"/>
          <w:b/>
          <w:sz w:val="24"/>
          <w:szCs w:val="24"/>
          <w:u w:val="single"/>
        </w:rPr>
        <w:t>The following software components are required to develop and execute the application:</w:t>
      </w:r>
    </w:p>
    <w:p w:rsidR="00C55D90" w:rsidRPr="006C1729" w:rsidRDefault="00C55D90" w:rsidP="000B2475">
      <w:pPr>
        <w:jc w:val="left"/>
        <w:rPr>
          <w:rFonts w:ascii="Times New Roman" w:hAnsi="Times New Roman" w:cs="Times New Roman"/>
          <w:b/>
          <w:sz w:val="24"/>
          <w:szCs w:val="24"/>
          <w:u w:val="single"/>
        </w:rPr>
      </w:pPr>
    </w:p>
    <w:tbl>
      <w:tblPr>
        <w:tblStyle w:val="TableGrid"/>
        <w:tblW w:w="0" w:type="auto"/>
        <w:tblLook w:val="04A0" w:firstRow="1" w:lastRow="0" w:firstColumn="1" w:lastColumn="0" w:noHBand="0" w:noVBand="1"/>
      </w:tblPr>
      <w:tblGrid>
        <w:gridCol w:w="2290"/>
        <w:gridCol w:w="5101"/>
      </w:tblGrid>
      <w:tr w:rsidR="009B2AF2" w:rsidRPr="006C1729" w:rsidTr="00C55D90">
        <w:trPr>
          <w:trHeight w:val="276"/>
        </w:trPr>
        <w:tc>
          <w:tcPr>
            <w:tcW w:w="0" w:type="auto"/>
            <w:tcBorders>
              <w:top w:val="double" w:sz="4" w:space="0" w:color="auto"/>
              <w:left w:val="double" w:sz="4" w:space="0" w:color="auto"/>
              <w:bottom w:val="double" w:sz="4" w:space="0" w:color="auto"/>
            </w:tcBorders>
            <w:shd w:val="clear" w:color="auto" w:fill="F2F2F2" w:themeFill="background1" w:themeFillShade="F2"/>
          </w:tcPr>
          <w:p w:rsidR="009B2AF2" w:rsidRPr="00C55D90" w:rsidRDefault="00C55D90" w:rsidP="00C55D90">
            <w:pPr>
              <w:rPr>
                <w:rFonts w:ascii="Times New Roman" w:hAnsi="Times New Roman" w:cs="Times New Roman"/>
                <w:b/>
                <w:sz w:val="24"/>
                <w:szCs w:val="24"/>
              </w:rPr>
            </w:pPr>
            <w:r w:rsidRPr="00C55D90">
              <w:rPr>
                <w:rFonts w:ascii="Times New Roman" w:hAnsi="Times New Roman" w:cs="Times New Roman"/>
                <w:b/>
                <w:sz w:val="24"/>
                <w:szCs w:val="24"/>
              </w:rPr>
              <w:t>SOFTWARE</w:t>
            </w:r>
          </w:p>
        </w:tc>
        <w:tc>
          <w:tcPr>
            <w:tcW w:w="0" w:type="auto"/>
            <w:tcBorders>
              <w:top w:val="double" w:sz="4" w:space="0" w:color="auto"/>
              <w:bottom w:val="double" w:sz="4" w:space="0" w:color="auto"/>
              <w:right w:val="double" w:sz="4" w:space="0" w:color="auto"/>
            </w:tcBorders>
            <w:shd w:val="clear" w:color="auto" w:fill="F2F2F2" w:themeFill="background1" w:themeFillShade="F2"/>
          </w:tcPr>
          <w:p w:rsidR="009B2AF2" w:rsidRPr="00C55D90" w:rsidRDefault="00C55D90" w:rsidP="00C55D90">
            <w:pPr>
              <w:jc w:val="left"/>
              <w:rPr>
                <w:rFonts w:ascii="Times New Roman" w:hAnsi="Times New Roman" w:cs="Times New Roman"/>
                <w:b/>
                <w:sz w:val="24"/>
                <w:szCs w:val="24"/>
              </w:rPr>
            </w:pPr>
            <w:r w:rsidRPr="00C55D90">
              <w:rPr>
                <w:rFonts w:ascii="Times New Roman" w:hAnsi="Times New Roman" w:cs="Times New Roman"/>
                <w:b/>
                <w:sz w:val="24"/>
                <w:szCs w:val="24"/>
              </w:rPr>
              <w:t>REQUIREMENT</w:t>
            </w:r>
          </w:p>
        </w:tc>
      </w:tr>
      <w:tr w:rsidR="009B2AF2" w:rsidRPr="006C1729" w:rsidTr="00C55D90">
        <w:trPr>
          <w:trHeight w:val="276"/>
        </w:trPr>
        <w:tc>
          <w:tcPr>
            <w:tcW w:w="0" w:type="auto"/>
            <w:tcBorders>
              <w:top w:val="double" w:sz="4" w:space="0" w:color="auto"/>
              <w:left w:val="double" w:sz="4" w:space="0" w:color="auto"/>
            </w:tcBorders>
          </w:tcPr>
          <w:p w:rsidR="009B2AF2" w:rsidRPr="00C55D90" w:rsidRDefault="00C55D90" w:rsidP="00C55D90">
            <w:pPr>
              <w:rPr>
                <w:rFonts w:ascii="Times New Roman" w:hAnsi="Times New Roman" w:cs="Times New Roman"/>
                <w:b/>
                <w:sz w:val="24"/>
                <w:szCs w:val="24"/>
              </w:rPr>
            </w:pPr>
            <w:r w:rsidRPr="00C55D90">
              <w:rPr>
                <w:rFonts w:ascii="Times New Roman" w:hAnsi="Times New Roman" w:cs="Times New Roman"/>
                <w:b/>
                <w:sz w:val="24"/>
                <w:szCs w:val="24"/>
              </w:rPr>
              <w:t>Operating System</w:t>
            </w:r>
          </w:p>
        </w:tc>
        <w:tc>
          <w:tcPr>
            <w:tcW w:w="0" w:type="auto"/>
            <w:tcBorders>
              <w:top w:val="double" w:sz="4" w:space="0" w:color="auto"/>
              <w:right w:val="double" w:sz="4" w:space="0" w:color="auto"/>
            </w:tcBorders>
          </w:tcPr>
          <w:p w:rsidR="009B2AF2" w:rsidRPr="009B2AF2" w:rsidRDefault="00C55D90" w:rsidP="00C55D90">
            <w:pPr>
              <w:jc w:val="left"/>
              <w:rPr>
                <w:rFonts w:ascii="Times New Roman" w:hAnsi="Times New Roman" w:cs="Times New Roman"/>
                <w:sz w:val="24"/>
                <w:szCs w:val="24"/>
              </w:rPr>
            </w:pPr>
            <w:r w:rsidRPr="00C55D90">
              <w:rPr>
                <w:rFonts w:ascii="Times New Roman" w:hAnsi="Times New Roman" w:cs="Times New Roman"/>
                <w:sz w:val="24"/>
                <w:szCs w:val="24"/>
              </w:rPr>
              <w:t xml:space="preserve">Windows 10/11, Linux, or </w:t>
            </w:r>
            <w:proofErr w:type="spellStart"/>
            <w:r w:rsidRPr="00C55D90">
              <w:rPr>
                <w:rFonts w:ascii="Times New Roman" w:hAnsi="Times New Roman" w:cs="Times New Roman"/>
                <w:sz w:val="24"/>
                <w:szCs w:val="24"/>
              </w:rPr>
              <w:t>macOS</w:t>
            </w:r>
            <w:proofErr w:type="spellEnd"/>
          </w:p>
        </w:tc>
      </w:tr>
      <w:tr w:rsidR="009B2AF2" w:rsidRPr="006C1729" w:rsidTr="00C55D90">
        <w:trPr>
          <w:trHeight w:val="276"/>
        </w:trPr>
        <w:tc>
          <w:tcPr>
            <w:tcW w:w="0" w:type="auto"/>
            <w:tcBorders>
              <w:left w:val="double" w:sz="4" w:space="0" w:color="auto"/>
            </w:tcBorders>
          </w:tcPr>
          <w:p w:rsidR="009B2AF2" w:rsidRPr="00C55D90" w:rsidRDefault="00C55D90" w:rsidP="00C55D90">
            <w:pPr>
              <w:rPr>
                <w:rFonts w:ascii="Times New Roman" w:hAnsi="Times New Roman" w:cs="Times New Roman"/>
                <w:b/>
                <w:sz w:val="24"/>
                <w:szCs w:val="24"/>
              </w:rPr>
            </w:pPr>
            <w:r w:rsidRPr="00C55D90">
              <w:rPr>
                <w:rFonts w:ascii="Times New Roman" w:hAnsi="Times New Roman" w:cs="Times New Roman"/>
                <w:b/>
                <w:sz w:val="24"/>
                <w:szCs w:val="24"/>
              </w:rPr>
              <w:t>Python</w:t>
            </w:r>
            <w:r w:rsidR="009B2AF2" w:rsidRPr="00C55D90">
              <w:rPr>
                <w:rFonts w:ascii="Times New Roman" w:hAnsi="Times New Roman" w:cs="Times New Roman"/>
                <w:b/>
                <w:sz w:val="24"/>
                <w:szCs w:val="24"/>
              </w:rPr>
              <w:t>|</w:t>
            </w:r>
          </w:p>
        </w:tc>
        <w:tc>
          <w:tcPr>
            <w:tcW w:w="0" w:type="auto"/>
            <w:tcBorders>
              <w:right w:val="double" w:sz="4" w:space="0" w:color="auto"/>
            </w:tcBorders>
          </w:tcPr>
          <w:p w:rsidR="009B2AF2" w:rsidRPr="009B2AF2" w:rsidRDefault="00C55D90" w:rsidP="00C55D90">
            <w:pPr>
              <w:jc w:val="left"/>
              <w:rPr>
                <w:rFonts w:ascii="Times New Roman" w:hAnsi="Times New Roman" w:cs="Times New Roman"/>
                <w:sz w:val="24"/>
                <w:szCs w:val="24"/>
              </w:rPr>
            </w:pPr>
            <w:r w:rsidRPr="00C55D90">
              <w:rPr>
                <w:rFonts w:ascii="Times New Roman" w:hAnsi="Times New Roman" w:cs="Times New Roman"/>
                <w:sz w:val="24"/>
                <w:szCs w:val="24"/>
              </w:rPr>
              <w:t>Python 3.x</w:t>
            </w:r>
          </w:p>
        </w:tc>
      </w:tr>
      <w:tr w:rsidR="009B2AF2" w:rsidRPr="006C1729" w:rsidTr="00C55D90">
        <w:trPr>
          <w:trHeight w:val="276"/>
        </w:trPr>
        <w:tc>
          <w:tcPr>
            <w:tcW w:w="0" w:type="auto"/>
            <w:tcBorders>
              <w:left w:val="double" w:sz="4" w:space="0" w:color="auto"/>
            </w:tcBorders>
          </w:tcPr>
          <w:p w:rsidR="009B2AF2" w:rsidRPr="00C55D90" w:rsidRDefault="00C55D90" w:rsidP="00C55D90">
            <w:pPr>
              <w:rPr>
                <w:rFonts w:ascii="Times New Roman" w:hAnsi="Times New Roman" w:cs="Times New Roman"/>
                <w:b/>
                <w:sz w:val="24"/>
                <w:szCs w:val="24"/>
              </w:rPr>
            </w:pPr>
            <w:r w:rsidRPr="00C55D90">
              <w:rPr>
                <w:rFonts w:ascii="Times New Roman" w:hAnsi="Times New Roman" w:cs="Times New Roman"/>
                <w:b/>
                <w:sz w:val="24"/>
                <w:szCs w:val="24"/>
              </w:rPr>
              <w:t>Packet Manager</w:t>
            </w:r>
          </w:p>
        </w:tc>
        <w:tc>
          <w:tcPr>
            <w:tcW w:w="0" w:type="auto"/>
            <w:tcBorders>
              <w:right w:val="double" w:sz="4" w:space="0" w:color="auto"/>
            </w:tcBorders>
          </w:tcPr>
          <w:p w:rsidR="009B2AF2" w:rsidRPr="009B2AF2" w:rsidRDefault="00C55D90" w:rsidP="00C55D90">
            <w:pPr>
              <w:jc w:val="left"/>
              <w:rPr>
                <w:rFonts w:ascii="Times New Roman" w:hAnsi="Times New Roman" w:cs="Times New Roman"/>
                <w:sz w:val="24"/>
                <w:szCs w:val="24"/>
              </w:rPr>
            </w:pPr>
            <w:r>
              <w:rPr>
                <w:rFonts w:ascii="Times New Roman" w:hAnsi="Times New Roman" w:cs="Times New Roman"/>
                <w:sz w:val="24"/>
                <w:szCs w:val="24"/>
              </w:rPr>
              <w:t>pip</w:t>
            </w:r>
          </w:p>
        </w:tc>
      </w:tr>
      <w:tr w:rsidR="009B2AF2" w:rsidRPr="006C1729" w:rsidTr="00C55D90">
        <w:trPr>
          <w:trHeight w:val="276"/>
        </w:trPr>
        <w:tc>
          <w:tcPr>
            <w:tcW w:w="0" w:type="auto"/>
            <w:tcBorders>
              <w:left w:val="double" w:sz="4" w:space="0" w:color="auto"/>
            </w:tcBorders>
          </w:tcPr>
          <w:p w:rsidR="009B2AF2" w:rsidRPr="00C55D90" w:rsidRDefault="00C55D90" w:rsidP="00C55D90">
            <w:pPr>
              <w:rPr>
                <w:rFonts w:ascii="Times New Roman" w:hAnsi="Times New Roman" w:cs="Times New Roman"/>
                <w:b/>
                <w:sz w:val="24"/>
                <w:szCs w:val="24"/>
              </w:rPr>
            </w:pPr>
            <w:r w:rsidRPr="00C55D90">
              <w:rPr>
                <w:rFonts w:ascii="Times New Roman" w:hAnsi="Times New Roman" w:cs="Times New Roman"/>
                <w:b/>
                <w:sz w:val="24"/>
                <w:szCs w:val="24"/>
              </w:rPr>
              <w:t>Code Editor</w:t>
            </w:r>
          </w:p>
        </w:tc>
        <w:tc>
          <w:tcPr>
            <w:tcW w:w="0" w:type="auto"/>
            <w:tcBorders>
              <w:right w:val="double" w:sz="4" w:space="0" w:color="auto"/>
            </w:tcBorders>
          </w:tcPr>
          <w:p w:rsidR="009B2AF2" w:rsidRPr="009B2AF2" w:rsidRDefault="00C55D90" w:rsidP="00C55D90">
            <w:pPr>
              <w:jc w:val="left"/>
              <w:rPr>
                <w:rFonts w:ascii="Times New Roman" w:hAnsi="Times New Roman" w:cs="Times New Roman"/>
                <w:sz w:val="24"/>
                <w:szCs w:val="24"/>
              </w:rPr>
            </w:pPr>
            <w:r w:rsidRPr="00C55D90">
              <w:rPr>
                <w:rFonts w:ascii="Times New Roman" w:hAnsi="Times New Roman" w:cs="Times New Roman"/>
                <w:sz w:val="24"/>
                <w:szCs w:val="24"/>
              </w:rPr>
              <w:t xml:space="preserve">Visual Studio Code (Recommended) </w:t>
            </w:r>
            <w:r w:rsidR="009B2AF2" w:rsidRPr="006C1729">
              <w:rPr>
                <w:rFonts w:ascii="Times New Roman" w:hAnsi="Times New Roman" w:cs="Times New Roman"/>
                <w:sz w:val="24"/>
                <w:szCs w:val="24"/>
              </w:rPr>
              <w:t>|</w:t>
            </w:r>
          </w:p>
        </w:tc>
      </w:tr>
      <w:tr w:rsidR="009B2AF2" w:rsidRPr="006C1729" w:rsidTr="00C55D90">
        <w:trPr>
          <w:trHeight w:val="276"/>
        </w:trPr>
        <w:tc>
          <w:tcPr>
            <w:tcW w:w="0" w:type="auto"/>
            <w:tcBorders>
              <w:left w:val="double" w:sz="4" w:space="0" w:color="auto"/>
            </w:tcBorders>
          </w:tcPr>
          <w:p w:rsidR="009B2AF2" w:rsidRPr="00C55D90" w:rsidRDefault="00C55D90" w:rsidP="00C55D90">
            <w:pPr>
              <w:rPr>
                <w:rFonts w:ascii="Times New Roman" w:hAnsi="Times New Roman" w:cs="Times New Roman"/>
                <w:b/>
                <w:sz w:val="24"/>
                <w:szCs w:val="24"/>
              </w:rPr>
            </w:pPr>
            <w:r w:rsidRPr="00C55D90">
              <w:rPr>
                <w:rFonts w:ascii="Times New Roman" w:hAnsi="Times New Roman" w:cs="Times New Roman"/>
                <w:b/>
                <w:sz w:val="24"/>
                <w:szCs w:val="24"/>
              </w:rPr>
              <w:t>Testing Framework</w:t>
            </w:r>
          </w:p>
        </w:tc>
        <w:tc>
          <w:tcPr>
            <w:tcW w:w="0" w:type="auto"/>
            <w:tcBorders>
              <w:right w:val="double" w:sz="4" w:space="0" w:color="auto"/>
            </w:tcBorders>
          </w:tcPr>
          <w:p w:rsidR="009B2AF2" w:rsidRPr="006C1729" w:rsidRDefault="00C55D90" w:rsidP="00C55D90">
            <w:pPr>
              <w:jc w:val="left"/>
              <w:rPr>
                <w:rFonts w:ascii="Times New Roman" w:hAnsi="Times New Roman" w:cs="Times New Roman"/>
                <w:sz w:val="24"/>
                <w:szCs w:val="24"/>
              </w:rPr>
            </w:pPr>
            <w:proofErr w:type="spellStart"/>
            <w:r>
              <w:rPr>
                <w:rFonts w:ascii="Times New Roman" w:hAnsi="Times New Roman" w:cs="Times New Roman"/>
                <w:sz w:val="24"/>
                <w:szCs w:val="24"/>
              </w:rPr>
              <w:t>pytest</w:t>
            </w:r>
            <w:proofErr w:type="spellEnd"/>
          </w:p>
        </w:tc>
      </w:tr>
      <w:tr w:rsidR="00C55D90" w:rsidRPr="006C1729" w:rsidTr="00C55D90">
        <w:trPr>
          <w:trHeight w:val="276"/>
        </w:trPr>
        <w:tc>
          <w:tcPr>
            <w:tcW w:w="0" w:type="auto"/>
            <w:tcBorders>
              <w:left w:val="double" w:sz="4" w:space="0" w:color="auto"/>
            </w:tcBorders>
          </w:tcPr>
          <w:p w:rsidR="00C55D90" w:rsidRPr="00C55D90" w:rsidRDefault="00C55D90" w:rsidP="00C55D90">
            <w:pPr>
              <w:rPr>
                <w:rFonts w:ascii="Times New Roman" w:hAnsi="Times New Roman" w:cs="Times New Roman"/>
                <w:b/>
                <w:sz w:val="24"/>
                <w:szCs w:val="24"/>
              </w:rPr>
            </w:pPr>
            <w:r w:rsidRPr="00C55D90">
              <w:rPr>
                <w:rFonts w:ascii="Times New Roman" w:hAnsi="Times New Roman" w:cs="Times New Roman"/>
                <w:b/>
                <w:sz w:val="24"/>
                <w:szCs w:val="24"/>
              </w:rPr>
              <w:t>Version Control</w:t>
            </w:r>
          </w:p>
        </w:tc>
        <w:tc>
          <w:tcPr>
            <w:tcW w:w="0" w:type="auto"/>
            <w:tcBorders>
              <w:right w:val="double" w:sz="4" w:space="0" w:color="auto"/>
            </w:tcBorders>
          </w:tcPr>
          <w:p w:rsidR="00C55D90" w:rsidRPr="006C1729" w:rsidRDefault="00C55D90" w:rsidP="00C55D90">
            <w:pPr>
              <w:jc w:val="left"/>
              <w:rPr>
                <w:rFonts w:ascii="Times New Roman" w:hAnsi="Times New Roman" w:cs="Times New Roman"/>
                <w:sz w:val="24"/>
                <w:szCs w:val="24"/>
              </w:rPr>
            </w:pPr>
            <w:proofErr w:type="spellStart"/>
            <w:r>
              <w:rPr>
                <w:rFonts w:ascii="Times New Roman" w:hAnsi="Times New Roman" w:cs="Times New Roman"/>
                <w:sz w:val="24"/>
                <w:szCs w:val="24"/>
              </w:rPr>
              <w:t>Git</w:t>
            </w:r>
            <w:proofErr w:type="spellEnd"/>
          </w:p>
        </w:tc>
      </w:tr>
      <w:tr w:rsidR="00C55D90" w:rsidRPr="006C1729" w:rsidTr="00C55D90">
        <w:trPr>
          <w:trHeight w:val="276"/>
        </w:trPr>
        <w:tc>
          <w:tcPr>
            <w:tcW w:w="0" w:type="auto"/>
            <w:tcBorders>
              <w:left w:val="double" w:sz="4" w:space="0" w:color="auto"/>
              <w:bottom w:val="double" w:sz="4" w:space="0" w:color="auto"/>
            </w:tcBorders>
          </w:tcPr>
          <w:p w:rsidR="00C55D90" w:rsidRPr="00C55D90" w:rsidRDefault="00C55D90" w:rsidP="00C55D90">
            <w:pPr>
              <w:rPr>
                <w:rFonts w:ascii="Times New Roman" w:hAnsi="Times New Roman" w:cs="Times New Roman"/>
                <w:b/>
                <w:sz w:val="24"/>
                <w:szCs w:val="24"/>
              </w:rPr>
            </w:pPr>
            <w:r w:rsidRPr="00C55D90">
              <w:rPr>
                <w:rFonts w:ascii="Times New Roman" w:hAnsi="Times New Roman" w:cs="Times New Roman"/>
                <w:b/>
                <w:sz w:val="24"/>
                <w:szCs w:val="24"/>
              </w:rPr>
              <w:t>Internet Connection</w:t>
            </w:r>
          </w:p>
        </w:tc>
        <w:tc>
          <w:tcPr>
            <w:tcW w:w="0" w:type="auto"/>
            <w:tcBorders>
              <w:bottom w:val="double" w:sz="4" w:space="0" w:color="auto"/>
              <w:right w:val="double" w:sz="4" w:space="0" w:color="auto"/>
            </w:tcBorders>
          </w:tcPr>
          <w:p w:rsidR="00C55D90" w:rsidRPr="006C1729" w:rsidRDefault="00C55D90" w:rsidP="00C55D90">
            <w:pPr>
              <w:jc w:val="left"/>
              <w:rPr>
                <w:rFonts w:ascii="Times New Roman" w:hAnsi="Times New Roman" w:cs="Times New Roman"/>
                <w:sz w:val="24"/>
                <w:szCs w:val="24"/>
              </w:rPr>
            </w:pPr>
            <w:r w:rsidRPr="00C55D90">
              <w:rPr>
                <w:rFonts w:ascii="Times New Roman" w:hAnsi="Times New Roman" w:cs="Times New Roman"/>
                <w:sz w:val="24"/>
                <w:szCs w:val="24"/>
              </w:rPr>
              <w:t>Required for downloading threat intelligence feeds</w:t>
            </w:r>
          </w:p>
        </w:tc>
      </w:tr>
    </w:tbl>
    <w:p w:rsidR="009B2AF2" w:rsidRDefault="009B2AF2" w:rsidP="000B2475">
      <w:pPr>
        <w:jc w:val="left"/>
        <w:rPr>
          <w:rFonts w:ascii="Times New Roman" w:hAnsi="Times New Roman" w:cs="Times New Roman"/>
          <w:b/>
          <w:sz w:val="28"/>
          <w:szCs w:val="28"/>
        </w:rPr>
      </w:pPr>
    </w:p>
    <w:p w:rsidR="009C5B9C" w:rsidRPr="006C1729" w:rsidRDefault="009C5B9C" w:rsidP="000B2475">
      <w:pPr>
        <w:jc w:val="left"/>
        <w:rPr>
          <w:rFonts w:ascii="Times New Roman" w:hAnsi="Times New Roman" w:cs="Times New Roman"/>
          <w:b/>
          <w:sz w:val="28"/>
          <w:szCs w:val="28"/>
        </w:rPr>
      </w:pPr>
      <w:r w:rsidRPr="006C1729">
        <w:rPr>
          <w:rFonts w:ascii="Times New Roman" w:hAnsi="Times New Roman" w:cs="Times New Roman"/>
          <w:b/>
          <w:sz w:val="28"/>
          <w:szCs w:val="28"/>
        </w:rPr>
        <w:t>Python Dependencies</w:t>
      </w:r>
    </w:p>
    <w:p w:rsidR="009C5B9C" w:rsidRPr="006C1729" w:rsidRDefault="009C5B9C" w:rsidP="000B2475">
      <w:pPr>
        <w:jc w:val="left"/>
        <w:rPr>
          <w:rFonts w:ascii="Times New Roman" w:hAnsi="Times New Roman" w:cs="Times New Roman"/>
          <w:sz w:val="24"/>
          <w:szCs w:val="24"/>
        </w:rPr>
      </w:pPr>
      <w:r w:rsidRPr="006C1729">
        <w:rPr>
          <w:rFonts w:ascii="Times New Roman" w:hAnsi="Times New Roman" w:cs="Times New Roman"/>
          <w:sz w:val="24"/>
          <w:szCs w:val="24"/>
        </w:rPr>
        <w:t>The project depends on a small number of external Python packages along with several built-in Python modules.</w:t>
      </w:r>
    </w:p>
    <w:p w:rsidR="009C5B9C" w:rsidRPr="006C1729" w:rsidRDefault="009C5B9C" w:rsidP="009B2AF2">
      <w:pPr>
        <w:jc w:val="left"/>
        <w:rPr>
          <w:rFonts w:ascii="Times New Roman" w:hAnsi="Times New Roman" w:cs="Times New Roman"/>
          <w:b/>
          <w:sz w:val="28"/>
          <w:szCs w:val="28"/>
        </w:rPr>
      </w:pPr>
      <w:r w:rsidRPr="006C1729">
        <w:rPr>
          <w:rFonts w:ascii="Times New Roman" w:hAnsi="Times New Roman" w:cs="Times New Roman"/>
          <w:b/>
          <w:sz w:val="28"/>
          <w:szCs w:val="28"/>
        </w:rPr>
        <w:t>External Packages</w:t>
      </w:r>
    </w:p>
    <w:p w:rsidR="009C5B9C" w:rsidRPr="006C1729" w:rsidRDefault="009C5B9C" w:rsidP="000B2475">
      <w:pPr>
        <w:pStyle w:val="ListParagraph"/>
        <w:numPr>
          <w:ilvl w:val="0"/>
          <w:numId w:val="8"/>
        </w:numPr>
        <w:rPr>
          <w:rFonts w:ascii="Times New Roman" w:hAnsi="Times New Roman" w:cs="Times New Roman"/>
          <w:sz w:val="24"/>
          <w:szCs w:val="24"/>
        </w:rPr>
      </w:pPr>
      <w:r w:rsidRPr="006C1729">
        <w:rPr>
          <w:rFonts w:ascii="Times New Roman" w:hAnsi="Times New Roman" w:cs="Times New Roman"/>
          <w:sz w:val="24"/>
          <w:szCs w:val="24"/>
        </w:rPr>
        <w:t>requests</w:t>
      </w:r>
    </w:p>
    <w:p w:rsidR="009C5B9C" w:rsidRPr="006C1729" w:rsidRDefault="009C5B9C" w:rsidP="000B2475">
      <w:pPr>
        <w:pStyle w:val="ListParagraph"/>
        <w:numPr>
          <w:ilvl w:val="0"/>
          <w:numId w:val="8"/>
        </w:numPr>
        <w:rPr>
          <w:rFonts w:ascii="Times New Roman" w:hAnsi="Times New Roman" w:cs="Times New Roman"/>
          <w:sz w:val="24"/>
          <w:szCs w:val="24"/>
        </w:rPr>
      </w:pPr>
      <w:r w:rsidRPr="006C1729">
        <w:rPr>
          <w:rFonts w:ascii="Times New Roman" w:hAnsi="Times New Roman" w:cs="Times New Roman"/>
          <w:sz w:val="24"/>
          <w:szCs w:val="24"/>
        </w:rPr>
        <w:t>PyYAML</w:t>
      </w:r>
    </w:p>
    <w:p w:rsidR="009C5B9C" w:rsidRPr="006C1729" w:rsidRDefault="009C5B9C" w:rsidP="000B2475">
      <w:pPr>
        <w:pStyle w:val="ListParagraph"/>
        <w:numPr>
          <w:ilvl w:val="0"/>
          <w:numId w:val="8"/>
        </w:numPr>
        <w:rPr>
          <w:rFonts w:ascii="Times New Roman" w:hAnsi="Times New Roman" w:cs="Times New Roman"/>
          <w:sz w:val="24"/>
          <w:szCs w:val="24"/>
        </w:rPr>
      </w:pPr>
      <w:r w:rsidRPr="006C1729">
        <w:rPr>
          <w:rFonts w:ascii="Times New Roman" w:hAnsi="Times New Roman" w:cs="Times New Roman"/>
          <w:sz w:val="24"/>
          <w:szCs w:val="24"/>
        </w:rPr>
        <w:t>pytest</w:t>
      </w:r>
    </w:p>
    <w:p w:rsidR="009C5B9C" w:rsidRPr="006C1729" w:rsidRDefault="009C5B9C" w:rsidP="000B2475">
      <w:pPr>
        <w:jc w:val="left"/>
        <w:rPr>
          <w:rFonts w:ascii="Times New Roman" w:hAnsi="Times New Roman" w:cs="Times New Roman"/>
          <w:b/>
          <w:sz w:val="28"/>
          <w:szCs w:val="28"/>
        </w:rPr>
      </w:pPr>
      <w:r w:rsidRPr="006C1729">
        <w:rPr>
          <w:rFonts w:ascii="Times New Roman" w:hAnsi="Times New Roman" w:cs="Times New Roman"/>
          <w:b/>
          <w:sz w:val="28"/>
          <w:szCs w:val="28"/>
        </w:rPr>
        <w:t>Standard Library Modules</w:t>
      </w:r>
    </w:p>
    <w:p w:rsidR="009C5B9C" w:rsidRPr="006C1729" w:rsidRDefault="009C5B9C" w:rsidP="000B2475">
      <w:pPr>
        <w:pStyle w:val="ListParagraph"/>
        <w:numPr>
          <w:ilvl w:val="0"/>
          <w:numId w:val="8"/>
        </w:numPr>
        <w:jc w:val="left"/>
        <w:rPr>
          <w:rFonts w:ascii="Times New Roman" w:hAnsi="Times New Roman" w:cs="Times New Roman"/>
          <w:sz w:val="24"/>
          <w:szCs w:val="24"/>
        </w:rPr>
      </w:pPr>
      <w:r w:rsidRPr="006C1729">
        <w:rPr>
          <w:rFonts w:ascii="Times New Roman" w:hAnsi="Times New Roman" w:cs="Times New Roman"/>
          <w:sz w:val="24"/>
          <w:szCs w:val="24"/>
        </w:rPr>
        <w:t>argparse</w:t>
      </w:r>
    </w:p>
    <w:p w:rsidR="009C5B9C" w:rsidRPr="006C1729" w:rsidRDefault="009C5B9C" w:rsidP="000B2475">
      <w:pPr>
        <w:pStyle w:val="ListParagraph"/>
        <w:numPr>
          <w:ilvl w:val="0"/>
          <w:numId w:val="8"/>
        </w:numPr>
        <w:jc w:val="left"/>
        <w:rPr>
          <w:rFonts w:ascii="Times New Roman" w:hAnsi="Times New Roman" w:cs="Times New Roman"/>
          <w:sz w:val="24"/>
          <w:szCs w:val="24"/>
        </w:rPr>
      </w:pPr>
      <w:r w:rsidRPr="006C1729">
        <w:rPr>
          <w:rFonts w:ascii="Times New Roman" w:hAnsi="Times New Roman" w:cs="Times New Roman"/>
          <w:sz w:val="24"/>
          <w:szCs w:val="24"/>
        </w:rPr>
        <w:t>csv</w:t>
      </w:r>
    </w:p>
    <w:p w:rsidR="009C5B9C" w:rsidRPr="006C1729" w:rsidRDefault="009C5B9C" w:rsidP="000B2475">
      <w:pPr>
        <w:pStyle w:val="ListParagraph"/>
        <w:numPr>
          <w:ilvl w:val="0"/>
          <w:numId w:val="8"/>
        </w:numPr>
        <w:jc w:val="left"/>
        <w:rPr>
          <w:rFonts w:ascii="Times New Roman" w:hAnsi="Times New Roman" w:cs="Times New Roman"/>
          <w:sz w:val="24"/>
          <w:szCs w:val="24"/>
        </w:rPr>
      </w:pPr>
      <w:r w:rsidRPr="006C1729">
        <w:rPr>
          <w:rFonts w:ascii="Times New Roman" w:hAnsi="Times New Roman" w:cs="Times New Roman"/>
          <w:sz w:val="24"/>
          <w:szCs w:val="24"/>
        </w:rPr>
        <w:t>json</w:t>
      </w:r>
    </w:p>
    <w:p w:rsidR="009C5B9C" w:rsidRPr="006C1729" w:rsidRDefault="009C5B9C" w:rsidP="000B2475">
      <w:pPr>
        <w:pStyle w:val="ListParagraph"/>
        <w:numPr>
          <w:ilvl w:val="0"/>
          <w:numId w:val="8"/>
        </w:numPr>
        <w:jc w:val="left"/>
        <w:rPr>
          <w:rFonts w:ascii="Times New Roman" w:hAnsi="Times New Roman" w:cs="Times New Roman"/>
          <w:sz w:val="24"/>
          <w:szCs w:val="24"/>
        </w:rPr>
      </w:pPr>
      <w:r w:rsidRPr="006C1729">
        <w:rPr>
          <w:rFonts w:ascii="Times New Roman" w:hAnsi="Times New Roman" w:cs="Times New Roman"/>
          <w:sz w:val="24"/>
          <w:szCs w:val="24"/>
        </w:rPr>
        <w:t>pathlib</w:t>
      </w:r>
    </w:p>
    <w:p w:rsidR="009C5B9C" w:rsidRPr="006C1729" w:rsidRDefault="009C5B9C" w:rsidP="000B2475">
      <w:pPr>
        <w:pStyle w:val="ListParagraph"/>
        <w:numPr>
          <w:ilvl w:val="0"/>
          <w:numId w:val="8"/>
        </w:numPr>
        <w:jc w:val="left"/>
        <w:rPr>
          <w:rFonts w:ascii="Times New Roman" w:hAnsi="Times New Roman" w:cs="Times New Roman"/>
          <w:sz w:val="24"/>
          <w:szCs w:val="24"/>
        </w:rPr>
      </w:pPr>
      <w:r w:rsidRPr="006C1729">
        <w:rPr>
          <w:rFonts w:ascii="Times New Roman" w:hAnsi="Times New Roman" w:cs="Times New Roman"/>
          <w:sz w:val="24"/>
          <w:szCs w:val="24"/>
        </w:rPr>
        <w:lastRenderedPageBreak/>
        <w:t>logging</w:t>
      </w:r>
    </w:p>
    <w:p w:rsidR="009C5B9C" w:rsidRPr="006C1729" w:rsidRDefault="009C5B9C" w:rsidP="000B2475">
      <w:pPr>
        <w:pStyle w:val="ListParagraph"/>
        <w:numPr>
          <w:ilvl w:val="0"/>
          <w:numId w:val="8"/>
        </w:numPr>
        <w:jc w:val="left"/>
        <w:rPr>
          <w:rFonts w:ascii="Times New Roman" w:hAnsi="Times New Roman" w:cs="Times New Roman"/>
          <w:sz w:val="24"/>
          <w:szCs w:val="24"/>
        </w:rPr>
      </w:pPr>
      <w:r w:rsidRPr="006C1729">
        <w:rPr>
          <w:rFonts w:ascii="Times New Roman" w:hAnsi="Times New Roman" w:cs="Times New Roman"/>
          <w:sz w:val="24"/>
          <w:szCs w:val="24"/>
        </w:rPr>
        <w:t>typing</w:t>
      </w:r>
    </w:p>
    <w:p w:rsidR="009C5B9C" w:rsidRPr="006C1729" w:rsidRDefault="009C5B9C" w:rsidP="000B2475">
      <w:pPr>
        <w:pStyle w:val="ListParagraph"/>
        <w:numPr>
          <w:ilvl w:val="0"/>
          <w:numId w:val="8"/>
        </w:numPr>
        <w:jc w:val="left"/>
        <w:rPr>
          <w:rFonts w:ascii="Times New Roman" w:hAnsi="Times New Roman" w:cs="Times New Roman"/>
          <w:sz w:val="24"/>
          <w:szCs w:val="24"/>
        </w:rPr>
      </w:pPr>
      <w:proofErr w:type="spellStart"/>
      <w:r w:rsidRPr="006C1729">
        <w:rPr>
          <w:rFonts w:ascii="Times New Roman" w:hAnsi="Times New Roman" w:cs="Times New Roman"/>
          <w:sz w:val="24"/>
          <w:szCs w:val="24"/>
        </w:rPr>
        <w:t>dataclasses</w:t>
      </w:r>
      <w:proofErr w:type="spellEnd"/>
    </w:p>
    <w:p w:rsidR="009C5B9C" w:rsidRPr="006C1729" w:rsidRDefault="009C5B9C" w:rsidP="000B2475">
      <w:pPr>
        <w:pStyle w:val="ListParagraph"/>
        <w:numPr>
          <w:ilvl w:val="0"/>
          <w:numId w:val="8"/>
        </w:numPr>
        <w:jc w:val="left"/>
        <w:rPr>
          <w:rFonts w:ascii="Times New Roman" w:hAnsi="Times New Roman" w:cs="Times New Roman"/>
          <w:sz w:val="24"/>
          <w:szCs w:val="24"/>
        </w:rPr>
      </w:pPr>
      <w:proofErr w:type="spellStart"/>
      <w:r w:rsidRPr="006C1729">
        <w:rPr>
          <w:rFonts w:ascii="Times New Roman" w:hAnsi="Times New Roman" w:cs="Times New Roman"/>
          <w:sz w:val="24"/>
          <w:szCs w:val="24"/>
        </w:rPr>
        <w:t>datetime</w:t>
      </w:r>
      <w:proofErr w:type="spellEnd"/>
    </w:p>
    <w:p w:rsidR="009C5B9C" w:rsidRPr="006C1729" w:rsidRDefault="009C5B9C" w:rsidP="000B2475">
      <w:pPr>
        <w:pStyle w:val="ListParagraph"/>
        <w:numPr>
          <w:ilvl w:val="0"/>
          <w:numId w:val="8"/>
        </w:numPr>
        <w:jc w:val="left"/>
        <w:rPr>
          <w:rFonts w:ascii="Times New Roman" w:hAnsi="Times New Roman" w:cs="Times New Roman"/>
          <w:sz w:val="24"/>
          <w:szCs w:val="24"/>
        </w:rPr>
      </w:pPr>
      <w:r w:rsidRPr="006C1729">
        <w:rPr>
          <w:rFonts w:ascii="Times New Roman" w:hAnsi="Times New Roman" w:cs="Times New Roman"/>
          <w:sz w:val="24"/>
          <w:szCs w:val="24"/>
        </w:rPr>
        <w:t>collections</w:t>
      </w:r>
    </w:p>
    <w:p w:rsidR="009B2AF2" w:rsidRDefault="009C5B9C" w:rsidP="003843D1">
      <w:pPr>
        <w:pStyle w:val="ListParagraph"/>
        <w:numPr>
          <w:ilvl w:val="0"/>
          <w:numId w:val="8"/>
        </w:numPr>
        <w:jc w:val="left"/>
        <w:rPr>
          <w:rFonts w:ascii="Times New Roman" w:hAnsi="Times New Roman" w:cs="Times New Roman"/>
          <w:sz w:val="24"/>
          <w:szCs w:val="24"/>
        </w:rPr>
      </w:pPr>
      <w:r w:rsidRPr="006C1729">
        <w:rPr>
          <w:rFonts w:ascii="Times New Roman" w:hAnsi="Times New Roman" w:cs="Times New Roman"/>
          <w:sz w:val="24"/>
          <w:szCs w:val="24"/>
        </w:rPr>
        <w:t>unittest.mock</w:t>
      </w:r>
    </w:p>
    <w:p w:rsidR="009C5B9C" w:rsidRPr="009B2AF2" w:rsidRDefault="009C5B9C" w:rsidP="00C55D90">
      <w:pPr>
        <w:ind w:left="360"/>
        <w:jc w:val="center"/>
        <w:rPr>
          <w:rFonts w:ascii="Times New Roman" w:hAnsi="Times New Roman" w:cs="Times New Roman"/>
          <w:sz w:val="24"/>
          <w:szCs w:val="24"/>
        </w:rPr>
      </w:pPr>
      <w:r w:rsidRPr="006C1729">
        <w:rPr>
          <w:rFonts w:ascii="Times New Roman" w:hAnsi="Times New Roman" w:cs="Times New Roman"/>
          <w:color w:val="595959" w:themeColor="text1" w:themeTint="A6"/>
          <w:sz w:val="24"/>
          <w:szCs w:val="24"/>
        </w:rPr>
        <w:t>These standard library modules are included with Python and do not require separate installation.</w:t>
      </w:r>
    </w:p>
    <w:p w:rsidR="00C55D90" w:rsidRDefault="00C55D90" w:rsidP="000B2475">
      <w:pPr>
        <w:rPr>
          <w:rFonts w:ascii="Times New Roman" w:hAnsi="Times New Roman" w:cs="Times New Roman"/>
          <w:sz w:val="24"/>
          <w:szCs w:val="24"/>
        </w:rPr>
      </w:pPr>
    </w:p>
    <w:p w:rsidR="00BB4A19" w:rsidRPr="006C1729" w:rsidRDefault="009C5B9C" w:rsidP="000B2475">
      <w:pPr>
        <w:rPr>
          <w:rFonts w:ascii="Times New Roman" w:hAnsi="Times New Roman" w:cs="Times New Roman"/>
          <w:b/>
          <w:sz w:val="28"/>
          <w:szCs w:val="28"/>
        </w:rPr>
      </w:pPr>
      <w:r w:rsidRPr="006C1729">
        <w:rPr>
          <w:rFonts w:ascii="Times New Roman" w:hAnsi="Times New Roman" w:cs="Times New Roman"/>
          <w:b/>
          <w:sz w:val="28"/>
          <w:szCs w:val="28"/>
        </w:rPr>
        <w:t>Hardware Requirements</w:t>
      </w:r>
    </w:p>
    <w:p w:rsidR="009C5B9C" w:rsidRDefault="009C5B9C" w:rsidP="00BB4A19">
      <w:pPr>
        <w:rPr>
          <w:rFonts w:ascii="Times New Roman" w:hAnsi="Times New Roman" w:cs="Times New Roman"/>
          <w:sz w:val="24"/>
          <w:szCs w:val="24"/>
        </w:rPr>
      </w:pPr>
      <w:r w:rsidRPr="006C1729">
        <w:rPr>
          <w:rFonts w:ascii="Times New Roman" w:hAnsi="Times New Roman" w:cs="Times New Roman"/>
          <w:sz w:val="24"/>
          <w:szCs w:val="24"/>
        </w:rPr>
        <w:t>The application has minimal hardware requirements because it primarily performs file processing, validation, and report generation.</w:t>
      </w:r>
    </w:p>
    <w:p w:rsidR="00C55D90" w:rsidRPr="006C1729" w:rsidRDefault="00C55D90" w:rsidP="00BB4A19">
      <w:pPr>
        <w:rPr>
          <w:rFonts w:ascii="Times New Roman" w:hAnsi="Times New Roman" w:cs="Times New Roman"/>
          <w:sz w:val="24"/>
          <w:szCs w:val="24"/>
        </w:rPr>
      </w:pPr>
    </w:p>
    <w:tbl>
      <w:tblPr>
        <w:tblStyle w:val="TableGrid"/>
        <w:tblW w:w="0" w:type="auto"/>
        <w:tblBorders>
          <w:top w:val="thinThickLargeGap" w:sz="6" w:space="0" w:color="404040" w:themeColor="text1" w:themeTint="BF"/>
          <w:left w:val="thinThickLargeGap" w:sz="6" w:space="0" w:color="404040" w:themeColor="text1" w:themeTint="BF"/>
          <w:bottom w:val="thinThickLargeGap" w:sz="6" w:space="0" w:color="404040" w:themeColor="text1" w:themeTint="BF"/>
          <w:right w:val="thinThickLargeGap" w:sz="6" w:space="0" w:color="404040" w:themeColor="text1" w:themeTint="BF"/>
          <w:insideV w:val="thinThickLargeGap" w:sz="6" w:space="0" w:color="404040" w:themeColor="text1" w:themeTint="BF"/>
        </w:tblBorders>
        <w:tblLook w:val="04A0" w:firstRow="1" w:lastRow="0" w:firstColumn="1" w:lastColumn="0" w:noHBand="0" w:noVBand="1"/>
      </w:tblPr>
      <w:tblGrid>
        <w:gridCol w:w="1590"/>
        <w:gridCol w:w="4014"/>
      </w:tblGrid>
      <w:tr w:rsidR="00BB4A19" w:rsidRPr="006C1729" w:rsidTr="00BB4A19">
        <w:trPr>
          <w:trHeight w:val="354"/>
        </w:trPr>
        <w:tc>
          <w:tcPr>
            <w:tcW w:w="1590" w:type="dxa"/>
            <w:tcBorders>
              <w:top w:val="thinThickLargeGap" w:sz="6" w:space="0" w:color="404040" w:themeColor="text1" w:themeTint="BF"/>
              <w:bottom w:val="thinThickLargeGap" w:sz="6" w:space="0" w:color="404040" w:themeColor="text1" w:themeTint="BF"/>
            </w:tcBorders>
          </w:tcPr>
          <w:p w:rsidR="00BB4A19" w:rsidRPr="00BB4A19" w:rsidRDefault="00BB4A19" w:rsidP="00BB4A19">
            <w:pPr>
              <w:rPr>
                <w:rFonts w:ascii="Times New Roman" w:hAnsi="Times New Roman" w:cs="Times New Roman"/>
                <w:b/>
                <w:sz w:val="24"/>
                <w:szCs w:val="24"/>
              </w:rPr>
            </w:pPr>
            <w:r w:rsidRPr="006C1729">
              <w:rPr>
                <w:rFonts w:ascii="Times New Roman" w:hAnsi="Times New Roman" w:cs="Times New Roman"/>
                <w:b/>
                <w:sz w:val="24"/>
                <w:szCs w:val="24"/>
              </w:rPr>
              <w:t xml:space="preserve">Component </w:t>
            </w:r>
            <w:r w:rsidRPr="00BB4A19">
              <w:rPr>
                <w:rFonts w:ascii="Times New Roman" w:hAnsi="Times New Roman" w:cs="Times New Roman"/>
                <w:b/>
                <w:sz w:val="24"/>
                <w:szCs w:val="24"/>
              </w:rPr>
              <w:t xml:space="preserve">                  </w:t>
            </w:r>
          </w:p>
        </w:tc>
        <w:tc>
          <w:tcPr>
            <w:tcW w:w="4014" w:type="dxa"/>
            <w:tcBorders>
              <w:top w:val="thinThickLargeGap" w:sz="6" w:space="0" w:color="404040" w:themeColor="text1" w:themeTint="BF"/>
              <w:bottom w:val="thinThickLargeGap" w:sz="6" w:space="0" w:color="404040" w:themeColor="text1" w:themeTint="BF"/>
            </w:tcBorders>
            <w:vAlign w:val="center"/>
          </w:tcPr>
          <w:p w:rsidR="00BB4A19" w:rsidRPr="00AA4BF4" w:rsidRDefault="00BB4A19" w:rsidP="00BB4A19">
            <w:pPr>
              <w:rPr>
                <w:rFonts w:ascii="Times New Roman" w:hAnsi="Times New Roman" w:cs="Times New Roman"/>
                <w:sz w:val="24"/>
                <w:szCs w:val="24"/>
              </w:rPr>
            </w:pPr>
            <w:r w:rsidRPr="006C1729">
              <w:rPr>
                <w:rFonts w:ascii="Times New Roman" w:hAnsi="Times New Roman" w:cs="Times New Roman"/>
                <w:b/>
                <w:sz w:val="24"/>
                <w:szCs w:val="24"/>
              </w:rPr>
              <w:t>Minimum</w:t>
            </w:r>
            <w:r w:rsidRPr="006C1729">
              <w:rPr>
                <w:rFonts w:ascii="Times New Roman" w:hAnsi="Times New Roman" w:cs="Times New Roman"/>
                <w:sz w:val="24"/>
                <w:szCs w:val="24"/>
              </w:rPr>
              <w:t xml:space="preserve"> </w:t>
            </w:r>
            <w:r w:rsidRPr="006C1729">
              <w:rPr>
                <w:rFonts w:ascii="Times New Roman" w:hAnsi="Times New Roman" w:cs="Times New Roman"/>
                <w:b/>
                <w:sz w:val="24"/>
                <w:szCs w:val="24"/>
              </w:rPr>
              <w:t>Requirement</w:t>
            </w:r>
            <w:r w:rsidRPr="006C1729">
              <w:rPr>
                <w:rFonts w:ascii="Times New Roman" w:hAnsi="Times New Roman" w:cs="Times New Roman"/>
                <w:sz w:val="24"/>
                <w:szCs w:val="24"/>
              </w:rPr>
              <w:t xml:space="preserve">             </w:t>
            </w:r>
          </w:p>
        </w:tc>
      </w:tr>
      <w:tr w:rsidR="00BB4A19" w:rsidRPr="006C1729" w:rsidTr="00BB4A19">
        <w:trPr>
          <w:trHeight w:val="183"/>
        </w:trPr>
        <w:tc>
          <w:tcPr>
            <w:tcW w:w="0" w:type="auto"/>
            <w:tcBorders>
              <w:top w:val="thinThickLargeGap" w:sz="6" w:space="0" w:color="404040" w:themeColor="text1" w:themeTint="BF"/>
            </w:tcBorders>
          </w:tcPr>
          <w:p w:rsidR="00BB4A19" w:rsidRPr="00AA4BF4"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Processor</w:t>
            </w:r>
            <w:r w:rsidRPr="00BB4A19">
              <w:rPr>
                <w:rFonts w:ascii="Times New Roman" w:hAnsi="Times New Roman" w:cs="Times New Roman"/>
                <w:sz w:val="24"/>
                <w:szCs w:val="24"/>
              </w:rPr>
              <w:t xml:space="preserve">                          </w:t>
            </w:r>
          </w:p>
        </w:tc>
        <w:tc>
          <w:tcPr>
            <w:tcW w:w="0" w:type="auto"/>
            <w:tcBorders>
              <w:top w:val="thinThickLargeGap" w:sz="6" w:space="0" w:color="404040" w:themeColor="text1" w:themeTint="BF"/>
            </w:tcBorders>
            <w:vAlign w:val="center"/>
          </w:tcPr>
          <w:p w:rsidR="00BB4A19" w:rsidRPr="00AA4BF4"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 xml:space="preserve">Dual-Core Processor             </w:t>
            </w:r>
          </w:p>
        </w:tc>
      </w:tr>
      <w:tr w:rsidR="00BB4A19" w:rsidRPr="006C1729" w:rsidTr="00BB4A19">
        <w:tc>
          <w:tcPr>
            <w:tcW w:w="0" w:type="auto"/>
          </w:tcPr>
          <w:p w:rsidR="00BB4A19" w:rsidRPr="009B2AF2"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 xml:space="preserve">RAM       </w:t>
            </w:r>
            <w:r w:rsidRPr="00BB4A19">
              <w:rPr>
                <w:rFonts w:ascii="Times New Roman" w:hAnsi="Times New Roman" w:cs="Times New Roman"/>
                <w:sz w:val="24"/>
                <w:szCs w:val="24"/>
              </w:rPr>
              <w:t xml:space="preserve">                               </w:t>
            </w:r>
          </w:p>
        </w:tc>
        <w:tc>
          <w:tcPr>
            <w:tcW w:w="0" w:type="auto"/>
            <w:vAlign w:val="center"/>
          </w:tcPr>
          <w:p w:rsidR="00BB4A19" w:rsidRPr="00AA4BF4"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 xml:space="preserve">4 GB                            </w:t>
            </w:r>
          </w:p>
        </w:tc>
      </w:tr>
      <w:tr w:rsidR="00BB4A19" w:rsidRPr="006C1729" w:rsidTr="00BB4A19">
        <w:tc>
          <w:tcPr>
            <w:tcW w:w="0" w:type="auto"/>
          </w:tcPr>
          <w:p w:rsidR="00BB4A19" w:rsidRPr="00BB4A19"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 xml:space="preserve">Storage   </w:t>
            </w:r>
            <w:r w:rsidRPr="00BB4A19">
              <w:rPr>
                <w:rFonts w:ascii="Times New Roman" w:hAnsi="Times New Roman" w:cs="Times New Roman"/>
                <w:sz w:val="24"/>
                <w:szCs w:val="24"/>
              </w:rPr>
              <w:t xml:space="preserve">      </w:t>
            </w:r>
            <w:r w:rsidRPr="006C1729">
              <w:rPr>
                <w:rFonts w:ascii="Times New Roman" w:hAnsi="Times New Roman" w:cs="Times New Roman"/>
                <w:sz w:val="24"/>
                <w:szCs w:val="24"/>
              </w:rPr>
              <w:t xml:space="preserve"> </w:t>
            </w:r>
            <w:r w:rsidRPr="00BB4A19">
              <w:rPr>
                <w:rFonts w:ascii="Times New Roman" w:hAnsi="Times New Roman" w:cs="Times New Roman"/>
                <w:sz w:val="24"/>
                <w:szCs w:val="24"/>
              </w:rPr>
              <w:t xml:space="preserve">               </w:t>
            </w:r>
          </w:p>
        </w:tc>
        <w:tc>
          <w:tcPr>
            <w:tcW w:w="0" w:type="auto"/>
            <w:vAlign w:val="center"/>
          </w:tcPr>
          <w:p w:rsidR="00BB4A19" w:rsidRPr="00AA4BF4"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 xml:space="preserve">500 MB Available Disk Space     </w:t>
            </w:r>
          </w:p>
        </w:tc>
      </w:tr>
      <w:tr w:rsidR="00BB4A19" w:rsidRPr="006C1729" w:rsidTr="00BB4A19">
        <w:tc>
          <w:tcPr>
            <w:tcW w:w="0" w:type="auto"/>
          </w:tcPr>
          <w:p w:rsidR="00BB4A19" w:rsidRPr="009B2AF2"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 xml:space="preserve">Network   </w:t>
            </w:r>
            <w:r w:rsidRPr="00BB4A19">
              <w:rPr>
                <w:rFonts w:ascii="Times New Roman" w:hAnsi="Times New Roman" w:cs="Times New Roman"/>
                <w:sz w:val="24"/>
                <w:szCs w:val="24"/>
              </w:rPr>
              <w:t xml:space="preserve">                      </w:t>
            </w:r>
            <w:r w:rsidRPr="006C1729">
              <w:rPr>
                <w:rFonts w:ascii="Times New Roman" w:hAnsi="Times New Roman" w:cs="Times New Roman"/>
                <w:sz w:val="24"/>
                <w:szCs w:val="24"/>
              </w:rPr>
              <w:t xml:space="preserve"> </w:t>
            </w:r>
          </w:p>
        </w:tc>
        <w:tc>
          <w:tcPr>
            <w:tcW w:w="0" w:type="auto"/>
            <w:vAlign w:val="center"/>
          </w:tcPr>
          <w:p w:rsidR="00BB4A19" w:rsidRPr="00AA4BF4"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 xml:space="preserve">Internet Connection            </w:t>
            </w:r>
          </w:p>
        </w:tc>
      </w:tr>
      <w:tr w:rsidR="00BB4A19" w:rsidRPr="006C1729" w:rsidTr="00BB4A19">
        <w:tc>
          <w:tcPr>
            <w:tcW w:w="0" w:type="auto"/>
          </w:tcPr>
          <w:p w:rsidR="00BB4A19" w:rsidRPr="009B2AF2"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 xml:space="preserve">Display   </w:t>
            </w:r>
            <w:r w:rsidRPr="00BB4A19">
              <w:rPr>
                <w:rFonts w:ascii="Times New Roman" w:hAnsi="Times New Roman" w:cs="Times New Roman"/>
                <w:sz w:val="24"/>
                <w:szCs w:val="24"/>
              </w:rPr>
              <w:t xml:space="preserve">                 </w:t>
            </w:r>
          </w:p>
        </w:tc>
        <w:tc>
          <w:tcPr>
            <w:tcW w:w="0" w:type="auto"/>
            <w:vAlign w:val="center"/>
          </w:tcPr>
          <w:p w:rsidR="00BB4A19" w:rsidRPr="00AA4BF4" w:rsidRDefault="00BB4A19" w:rsidP="00BB4A19">
            <w:pPr>
              <w:rPr>
                <w:rFonts w:ascii="Times New Roman" w:hAnsi="Times New Roman" w:cs="Times New Roman"/>
                <w:sz w:val="24"/>
                <w:szCs w:val="24"/>
              </w:rPr>
            </w:pPr>
            <w:r w:rsidRPr="006C1729">
              <w:rPr>
                <w:rFonts w:ascii="Times New Roman" w:hAnsi="Times New Roman" w:cs="Times New Roman"/>
                <w:sz w:val="24"/>
                <w:szCs w:val="24"/>
              </w:rPr>
              <w:t xml:space="preserve">1366 × 768 Resolution or Higher </w:t>
            </w:r>
          </w:p>
        </w:tc>
      </w:tr>
    </w:tbl>
    <w:p w:rsidR="009C5B9C" w:rsidRPr="006C1729" w:rsidRDefault="009C5B9C" w:rsidP="00BB4A19">
      <w:pPr>
        <w:rPr>
          <w:rFonts w:ascii="Times New Roman" w:hAnsi="Times New Roman" w:cs="Times New Roman"/>
          <w:sz w:val="24"/>
          <w:szCs w:val="24"/>
        </w:rPr>
      </w:pPr>
    </w:p>
    <w:p w:rsidR="009C5B9C" w:rsidRPr="006C1729" w:rsidRDefault="009C5B9C" w:rsidP="007C384A">
      <w:pPr>
        <w:rPr>
          <w:rFonts w:ascii="Times New Roman" w:hAnsi="Times New Roman" w:cs="Times New Roman"/>
          <w:b/>
          <w:sz w:val="28"/>
          <w:szCs w:val="28"/>
        </w:rPr>
      </w:pPr>
      <w:r w:rsidRPr="006C1729">
        <w:rPr>
          <w:rFonts w:ascii="Times New Roman" w:hAnsi="Times New Roman" w:cs="Times New Roman"/>
          <w:b/>
          <w:sz w:val="28"/>
          <w:szCs w:val="28"/>
        </w:rPr>
        <w:t xml:space="preserve"> Execution Environment</w:t>
      </w:r>
    </w:p>
    <w:p w:rsidR="009C5B9C" w:rsidRPr="006C1729" w:rsidRDefault="009C5B9C" w:rsidP="00BB4A19">
      <w:pPr>
        <w:rPr>
          <w:rFonts w:ascii="Times New Roman" w:hAnsi="Times New Roman" w:cs="Times New Roman"/>
          <w:sz w:val="24"/>
          <w:szCs w:val="24"/>
        </w:rPr>
      </w:pPr>
      <w:r w:rsidRPr="006C1729">
        <w:rPr>
          <w:rFonts w:ascii="Times New Roman" w:hAnsi="Times New Roman" w:cs="Times New Roman"/>
          <w:sz w:val="24"/>
          <w:szCs w:val="24"/>
        </w:rPr>
        <w:t>The application is executed through the command-line interface (CLI). During project validation, the toolkit successfully processed three configured threat intelligence feeds and produced the following results:</w:t>
      </w:r>
    </w:p>
    <w:p w:rsidR="00BB4A19" w:rsidDel="00C55D90" w:rsidRDefault="00BB4A19" w:rsidP="00BB4A19">
      <w:pPr>
        <w:rPr>
          <w:del w:id="0" w:author="HP" w:date="2026-07-14T13:10:00Z"/>
          <w:rFonts w:ascii="Times New Roman" w:hAnsi="Times New Roman" w:cs="Times New Roman"/>
          <w:sz w:val="24"/>
          <w:szCs w:val="24"/>
        </w:rPr>
      </w:pPr>
    </w:p>
    <w:p w:rsidR="009C5B9C" w:rsidRPr="006C1729" w:rsidRDefault="000B2475" w:rsidP="00BB4A19">
      <w:pPr>
        <w:rPr>
          <w:rFonts w:ascii="Times New Roman" w:hAnsi="Times New Roman" w:cs="Times New Roman"/>
          <w:b/>
          <w:sz w:val="24"/>
          <w:szCs w:val="24"/>
        </w:rPr>
      </w:pPr>
      <w:r>
        <w:rPr>
          <w:rFonts w:ascii="Times New Roman" w:hAnsi="Times New Roman" w:cs="Times New Roman"/>
          <w:b/>
          <w:sz w:val="24"/>
          <w:szCs w:val="24"/>
        </w:rPr>
        <w:t xml:space="preserve"> Total Feeds Processed: 3</w:t>
      </w:r>
    </w:p>
    <w:p w:rsidR="009C5B9C" w:rsidRPr="006C1729" w:rsidRDefault="00BB4A19" w:rsidP="00BB4A19">
      <w:pPr>
        <w:rPr>
          <w:rFonts w:ascii="Times New Roman" w:hAnsi="Times New Roman" w:cs="Times New Roman"/>
          <w:b/>
          <w:sz w:val="24"/>
          <w:szCs w:val="24"/>
        </w:rPr>
      </w:pPr>
      <w:r>
        <w:rPr>
          <w:rFonts w:ascii="Times New Roman" w:hAnsi="Times New Roman" w:cs="Times New Roman"/>
          <w:b/>
          <w:sz w:val="24"/>
          <w:szCs w:val="24"/>
        </w:rPr>
        <w:t xml:space="preserve"> </w:t>
      </w:r>
      <w:r w:rsidR="000B2475">
        <w:rPr>
          <w:rFonts w:ascii="Times New Roman" w:hAnsi="Times New Roman" w:cs="Times New Roman"/>
          <w:b/>
          <w:sz w:val="24"/>
          <w:szCs w:val="24"/>
        </w:rPr>
        <w:t>Successful Feeds: 3</w:t>
      </w:r>
    </w:p>
    <w:p w:rsidR="009C5B9C" w:rsidRPr="006C1729" w:rsidRDefault="009C5B9C" w:rsidP="00BB4A19">
      <w:pPr>
        <w:rPr>
          <w:rFonts w:ascii="Times New Roman" w:hAnsi="Times New Roman" w:cs="Times New Roman"/>
          <w:b/>
          <w:sz w:val="24"/>
          <w:szCs w:val="24"/>
        </w:rPr>
      </w:pPr>
      <w:r w:rsidRPr="006C1729">
        <w:rPr>
          <w:rFonts w:ascii="Times New Roman" w:hAnsi="Times New Roman" w:cs="Times New Roman"/>
          <w:b/>
          <w:sz w:val="24"/>
          <w:szCs w:val="24"/>
        </w:rPr>
        <w:t xml:space="preserve"> </w:t>
      </w:r>
      <w:r w:rsidR="000B2475">
        <w:rPr>
          <w:rFonts w:ascii="Times New Roman" w:hAnsi="Times New Roman" w:cs="Times New Roman"/>
          <w:b/>
          <w:sz w:val="24"/>
          <w:szCs w:val="24"/>
        </w:rPr>
        <w:t>Total IOCs Processed: 6,289</w:t>
      </w:r>
    </w:p>
    <w:p w:rsidR="009C5B9C" w:rsidRPr="00C55D90" w:rsidRDefault="009C5B9C" w:rsidP="00C55D90">
      <w:pPr>
        <w:rPr>
          <w:rFonts w:ascii="Times New Roman" w:hAnsi="Times New Roman" w:cs="Times New Roman"/>
          <w:b/>
          <w:sz w:val="24"/>
          <w:szCs w:val="24"/>
        </w:rPr>
      </w:pPr>
      <w:r w:rsidRPr="006C1729">
        <w:rPr>
          <w:rFonts w:ascii="Times New Roman" w:hAnsi="Times New Roman" w:cs="Times New Roman"/>
          <w:b/>
          <w:sz w:val="24"/>
          <w:szCs w:val="24"/>
        </w:rPr>
        <w:t xml:space="preserve"> Average Runt</w:t>
      </w:r>
      <w:r w:rsidR="00C55D90">
        <w:rPr>
          <w:rFonts w:ascii="Times New Roman" w:hAnsi="Times New Roman" w:cs="Times New Roman"/>
          <w:b/>
          <w:sz w:val="24"/>
          <w:szCs w:val="24"/>
        </w:rPr>
        <w:t>ime: Approximately 9 seconds</w:t>
      </w:r>
      <w:r w:rsidR="000B2475">
        <w:br w:type="page"/>
      </w:r>
    </w:p>
    <w:p w:rsidR="009C5B9C" w:rsidRDefault="009C5B9C" w:rsidP="006C1729">
      <w:pPr>
        <w:pStyle w:val="Heading1"/>
        <w:spacing w:line="360" w:lineRule="auto"/>
        <w:jc w:val="left"/>
        <w:rPr>
          <w:color w:val="auto"/>
        </w:rPr>
      </w:pPr>
      <w:r w:rsidRPr="006C1729">
        <w:rPr>
          <w:color w:val="auto"/>
        </w:rPr>
        <w:lastRenderedPageBreak/>
        <w:t>7. System Architecture</w:t>
      </w:r>
    </w:p>
    <w:p w:rsidR="003843D1" w:rsidRPr="003843D1" w:rsidRDefault="003843D1" w:rsidP="003843D1">
      <w:r>
        <w:rPr>
          <w:rFonts w:ascii="Times New Roman" w:hAnsi="Times New Roman" w:cs="Times New Roman"/>
          <w:noProof/>
          <w:sz w:val="24"/>
          <w:szCs w:val="24"/>
        </w:rPr>
        <w:drawing>
          <wp:anchor distT="0" distB="0" distL="114300" distR="114300" simplePos="0" relativeHeight="251658240" behindDoc="1" locked="0" layoutInCell="1" allowOverlap="1" wp14:anchorId="6C4FB33B" wp14:editId="489BC2C3">
            <wp:simplePos x="0" y="0"/>
            <wp:positionH relativeFrom="margin">
              <wp:align>left</wp:align>
            </wp:positionH>
            <wp:positionV relativeFrom="paragraph">
              <wp:posOffset>192405</wp:posOffset>
            </wp:positionV>
            <wp:extent cx="6180455" cy="4539615"/>
            <wp:effectExtent l="0" t="0" r="0" b="0"/>
            <wp:wrapSquare wrapText="bothSides"/>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architecture_diagram.png.png"/>
                    <pic:cNvPicPr/>
                  </pic:nvPicPr>
                  <pic:blipFill>
                    <a:blip r:embed="rId8">
                      <a:extLst>
                        <a:ext uri="{28A0092B-C50C-407E-A947-70E740481C1C}">
                          <a14:useLocalDpi xmlns:a14="http://schemas.microsoft.com/office/drawing/2010/main" val="0"/>
                        </a:ext>
                      </a:extLst>
                    </a:blip>
                    <a:stretch>
                      <a:fillRect/>
                    </a:stretch>
                  </pic:blipFill>
                  <pic:spPr>
                    <a:xfrm>
                      <a:off x="0" y="0"/>
                      <a:ext cx="6180455" cy="4539615"/>
                    </a:xfrm>
                    <a:prstGeom prst="rect">
                      <a:avLst/>
                    </a:prstGeom>
                  </pic:spPr>
                </pic:pic>
              </a:graphicData>
            </a:graphic>
            <wp14:sizeRelH relativeFrom="margin">
              <wp14:pctWidth>0</wp14:pctWidth>
            </wp14:sizeRelH>
            <wp14:sizeRelV relativeFrom="margin">
              <wp14:pctHeight>0</wp14:pctHeight>
            </wp14:sizeRelV>
          </wp:anchor>
        </w:drawing>
      </w:r>
    </w:p>
    <w:p w:rsidR="00C55D90" w:rsidRPr="006C1729" w:rsidRDefault="00C55D90" w:rsidP="00C55D90">
      <w:pPr>
        <w:rPr>
          <w:rFonts w:ascii="Calibri" w:hAnsi="Calibri" w:cs="Calibri"/>
          <w:b/>
          <w:i/>
          <w:color w:val="7F7F7F" w:themeColor="text1" w:themeTint="80"/>
          <w:sz w:val="20"/>
          <w:szCs w:val="20"/>
        </w:rPr>
      </w:pPr>
      <w:r w:rsidRPr="006C1729">
        <w:rPr>
          <w:rFonts w:ascii="Calibri" w:hAnsi="Calibri" w:cs="Calibri"/>
          <w:b/>
          <w:i/>
          <w:color w:val="7F7F7F" w:themeColor="text1" w:themeTint="80"/>
          <w:sz w:val="20"/>
          <w:szCs w:val="20"/>
        </w:rPr>
        <w:t>Figure 1. Overall System Architecture</w:t>
      </w:r>
    </w:p>
    <w:p w:rsidR="009C5B9C" w:rsidRPr="006C1729" w:rsidRDefault="009C5B9C" w:rsidP="009C5B9C">
      <w:pPr>
        <w:rPr>
          <w:rFonts w:ascii="Times New Roman" w:hAnsi="Times New Roman" w:cs="Times New Roman"/>
          <w:sz w:val="24"/>
          <w:szCs w:val="24"/>
        </w:rPr>
      </w:pPr>
    </w:p>
    <w:p w:rsidR="009C5B9C" w:rsidRPr="006C1729" w:rsidRDefault="009C5B9C" w:rsidP="00C55D90">
      <w:pPr>
        <w:rPr>
          <w:rFonts w:ascii="Times New Roman" w:hAnsi="Times New Roman" w:cs="Times New Roman"/>
          <w:sz w:val="24"/>
          <w:szCs w:val="24"/>
        </w:rPr>
      </w:pPr>
      <w:r w:rsidRPr="006C1729">
        <w:rPr>
          <w:rFonts w:ascii="Times New Roman" w:hAnsi="Times New Roman" w:cs="Times New Roman"/>
          <w:sz w:val="24"/>
          <w:szCs w:val="24"/>
        </w:rPr>
        <w:t xml:space="preserve">The </w:t>
      </w:r>
      <w:r w:rsidRPr="00C55D90">
        <w:rPr>
          <w:rFonts w:ascii="Times New Roman" w:hAnsi="Times New Roman" w:cs="Times New Roman"/>
          <w:b/>
          <w:sz w:val="24"/>
          <w:szCs w:val="24"/>
        </w:rPr>
        <w:t>Threat Intelligence Aggregator</w:t>
      </w:r>
      <w:r w:rsidRPr="006C1729">
        <w:rPr>
          <w:rFonts w:ascii="Times New Roman" w:hAnsi="Times New Roman" w:cs="Times New Roman"/>
          <w:sz w:val="24"/>
          <w:szCs w:val="24"/>
        </w:rPr>
        <w:t xml:space="preserve"> follows a modular architecture based on Clean Architecture and SOLID principles. Each major functionality is implemented as an independent module with a well-defined responsibility. This approach improves maintainability, simplifies testing, and allows future enhancements without affecting unrelated components.</w:t>
      </w:r>
    </w:p>
    <w:p w:rsidR="009C5B9C" w:rsidRPr="006C1729" w:rsidRDefault="009C5B9C" w:rsidP="00C55D90">
      <w:pPr>
        <w:rPr>
          <w:rFonts w:ascii="Times New Roman" w:hAnsi="Times New Roman" w:cs="Times New Roman"/>
          <w:sz w:val="24"/>
          <w:szCs w:val="24"/>
        </w:rPr>
      </w:pPr>
    </w:p>
    <w:p w:rsidR="003843D1" w:rsidRDefault="009C5B9C" w:rsidP="00C55D90">
      <w:pPr>
        <w:rPr>
          <w:rFonts w:ascii="Times New Roman" w:hAnsi="Times New Roman" w:cs="Times New Roman"/>
          <w:sz w:val="24"/>
          <w:szCs w:val="24"/>
        </w:rPr>
      </w:pPr>
      <w:r w:rsidRPr="006C1729">
        <w:rPr>
          <w:rFonts w:ascii="Times New Roman" w:hAnsi="Times New Roman" w:cs="Times New Roman"/>
          <w:sz w:val="24"/>
          <w:szCs w:val="24"/>
        </w:rPr>
        <w:t xml:space="preserve">The application follows a sequential processing pipeline beginning with feed configuration and ending with the generation of reports and blocklists. Data flows through several processing stages where it is downloaded, parsed, validated, normalized, </w:t>
      </w:r>
      <w:proofErr w:type="spellStart"/>
      <w:r w:rsidRPr="006C1729">
        <w:rPr>
          <w:rFonts w:ascii="Times New Roman" w:hAnsi="Times New Roman" w:cs="Times New Roman"/>
          <w:sz w:val="24"/>
          <w:szCs w:val="24"/>
        </w:rPr>
        <w:t>deduplicated</w:t>
      </w:r>
      <w:proofErr w:type="spellEnd"/>
      <w:r w:rsidRPr="006C1729">
        <w:rPr>
          <w:rFonts w:ascii="Times New Roman" w:hAnsi="Times New Roman" w:cs="Times New Roman"/>
          <w:sz w:val="24"/>
          <w:szCs w:val="24"/>
        </w:rPr>
        <w:t>, correlated, and exported.</w:t>
      </w:r>
    </w:p>
    <w:p w:rsidR="00C55D90" w:rsidRPr="006C1729" w:rsidRDefault="00C55D90" w:rsidP="00C55D90">
      <w:pPr>
        <w:rPr>
          <w:rFonts w:ascii="Times New Roman" w:hAnsi="Times New Roman" w:cs="Times New Roman"/>
          <w:sz w:val="24"/>
          <w:szCs w:val="24"/>
        </w:rPr>
      </w:pPr>
    </w:p>
    <w:p w:rsidR="009C5B9C" w:rsidRPr="006C1729" w:rsidRDefault="009C5B9C" w:rsidP="009C5B9C">
      <w:pPr>
        <w:rPr>
          <w:rFonts w:ascii="Times New Roman" w:hAnsi="Times New Roman" w:cs="Times New Roman"/>
          <w:b/>
          <w:sz w:val="24"/>
          <w:szCs w:val="24"/>
          <w:u w:val="single"/>
        </w:rPr>
      </w:pPr>
      <w:r w:rsidRPr="006C1729">
        <w:rPr>
          <w:rFonts w:ascii="Times New Roman" w:hAnsi="Times New Roman" w:cs="Times New Roman"/>
          <w:b/>
          <w:sz w:val="24"/>
          <w:szCs w:val="24"/>
          <w:u w:val="single"/>
        </w:rPr>
        <w:lastRenderedPageBreak/>
        <w:t>The major architectural components are:</w:t>
      </w:r>
    </w:p>
    <w:p w:rsidR="009C5B9C" w:rsidRPr="006C1729" w:rsidRDefault="009C5B9C" w:rsidP="009C5B9C">
      <w:pPr>
        <w:rPr>
          <w:rFonts w:ascii="Times New Roman" w:hAnsi="Times New Roman" w:cs="Times New Roman"/>
          <w:sz w:val="24"/>
          <w:szCs w:val="24"/>
        </w:rPr>
      </w:pP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Configuration Management</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Feed Manager</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Downloader</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Parser Manager</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IOC Validator</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IOC Normalizer</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Deduplication Engine</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Correlation Engine</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Exporters</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Reporting Module</w:t>
      </w:r>
    </w:p>
    <w:p w:rsidR="009C5B9C" w:rsidRPr="006C1729"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Command-Line Interface (CLI)</w:t>
      </w:r>
    </w:p>
    <w:p w:rsidR="009C5B9C" w:rsidRDefault="009C5B9C" w:rsidP="003843D1">
      <w:pPr>
        <w:pStyle w:val="ListParagraph"/>
        <w:numPr>
          <w:ilvl w:val="0"/>
          <w:numId w:val="10"/>
        </w:numPr>
        <w:rPr>
          <w:rFonts w:ascii="Times New Roman" w:hAnsi="Times New Roman" w:cs="Times New Roman"/>
          <w:sz w:val="24"/>
          <w:szCs w:val="24"/>
        </w:rPr>
      </w:pPr>
      <w:r w:rsidRPr="006C1729">
        <w:rPr>
          <w:rFonts w:ascii="Times New Roman" w:hAnsi="Times New Roman" w:cs="Times New Roman"/>
          <w:sz w:val="24"/>
          <w:szCs w:val="24"/>
        </w:rPr>
        <w:t>Logging System</w:t>
      </w:r>
    </w:p>
    <w:p w:rsidR="00C55D90" w:rsidRPr="00C55D90" w:rsidRDefault="00C55D90" w:rsidP="00C55D90">
      <w:pPr>
        <w:rPr>
          <w:rFonts w:ascii="Times New Roman" w:hAnsi="Times New Roman" w:cs="Times New Roman"/>
          <w:sz w:val="24"/>
          <w:szCs w:val="24"/>
        </w:rPr>
      </w:pPr>
    </w:p>
    <w:p w:rsidR="009C5B9C" w:rsidRPr="006C1729" w:rsidRDefault="009C5B9C" w:rsidP="00C55D90">
      <w:pPr>
        <w:pStyle w:val="Heading1"/>
        <w:spacing w:before="0" w:line="360" w:lineRule="auto"/>
        <w:jc w:val="center"/>
        <w:rPr>
          <w:rFonts w:ascii="Times New Roman" w:hAnsi="Times New Roman" w:cs="Times New Roman"/>
          <w:color w:val="595959" w:themeColor="text1" w:themeTint="A6"/>
          <w:sz w:val="24"/>
          <w:szCs w:val="24"/>
        </w:rPr>
      </w:pPr>
      <w:r w:rsidRPr="006C1729">
        <w:rPr>
          <w:rFonts w:ascii="Times New Roman" w:hAnsi="Times New Roman" w:cs="Times New Roman"/>
          <w:color w:val="595959" w:themeColor="text1" w:themeTint="A6"/>
          <w:sz w:val="24"/>
          <w:szCs w:val="24"/>
        </w:rPr>
        <w:t xml:space="preserve">Each component performs a single responsibility, making </w:t>
      </w:r>
      <w:proofErr w:type="gramStart"/>
      <w:r w:rsidRPr="006C1729">
        <w:rPr>
          <w:rFonts w:ascii="Times New Roman" w:hAnsi="Times New Roman" w:cs="Times New Roman"/>
          <w:color w:val="595959" w:themeColor="text1" w:themeTint="A6"/>
          <w:sz w:val="24"/>
          <w:szCs w:val="24"/>
        </w:rPr>
        <w:t>the codebase</w:t>
      </w:r>
      <w:proofErr w:type="gramEnd"/>
      <w:r w:rsidRPr="006C1729">
        <w:rPr>
          <w:rFonts w:ascii="Times New Roman" w:hAnsi="Times New Roman" w:cs="Times New Roman"/>
          <w:color w:val="595959" w:themeColor="text1" w:themeTint="A6"/>
          <w:sz w:val="24"/>
          <w:szCs w:val="24"/>
        </w:rPr>
        <w:t xml:space="preserve"> easier to understand, maintain, and extend.</w:t>
      </w:r>
    </w:p>
    <w:p w:rsidR="009C5B9C" w:rsidRPr="006C1729" w:rsidRDefault="009C5B9C" w:rsidP="009C5B9C">
      <w:pPr>
        <w:rPr>
          <w:rFonts w:ascii="Times New Roman" w:hAnsi="Times New Roman" w:cs="Times New Roman"/>
          <w:sz w:val="24"/>
          <w:szCs w:val="24"/>
        </w:rPr>
      </w:pPr>
    </w:p>
    <w:p w:rsidR="009C5B9C" w:rsidRDefault="003843D1" w:rsidP="006C1729">
      <w:pPr>
        <w:pStyle w:val="Heading1"/>
        <w:spacing w:line="360" w:lineRule="auto"/>
        <w:jc w:val="left"/>
        <w:rPr>
          <w:color w:val="auto"/>
        </w:rPr>
      </w:pPr>
      <w:r>
        <w:rPr>
          <w:rFonts w:ascii="Times New Roman" w:hAnsi="Times New Roman" w:cs="Times New Roman"/>
          <w:noProof/>
          <w:sz w:val="24"/>
          <w:szCs w:val="24"/>
        </w:rPr>
        <w:lastRenderedPageBreak/>
        <w:drawing>
          <wp:anchor distT="0" distB="0" distL="114300" distR="114300" simplePos="0" relativeHeight="251659264" behindDoc="0" locked="0" layoutInCell="1" allowOverlap="1" wp14:anchorId="619D6B2D" wp14:editId="6F2591DC">
            <wp:simplePos x="0" y="0"/>
            <wp:positionH relativeFrom="margin">
              <wp:align>center</wp:align>
            </wp:positionH>
            <wp:positionV relativeFrom="paragraph">
              <wp:posOffset>448522</wp:posOffset>
            </wp:positionV>
            <wp:extent cx="6341533" cy="3699510"/>
            <wp:effectExtent l="0" t="0" r="2540" b="0"/>
            <wp:wrapTopAndBottom/>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 name="workflow_diagram.png.png"/>
                    <pic:cNvPicPr/>
                  </pic:nvPicPr>
                  <pic:blipFill>
                    <a:blip r:embed="rId9" cstate="print">
                      <a:extLst>
                        <a:ext uri="{28A0092B-C50C-407E-A947-70E740481C1C}">
                          <a14:useLocalDpi xmlns:a14="http://schemas.microsoft.com/office/drawing/2010/main" val="0"/>
                        </a:ext>
                      </a:extLst>
                    </a:blip>
                    <a:stretch>
                      <a:fillRect/>
                    </a:stretch>
                  </pic:blipFill>
                  <pic:spPr>
                    <a:xfrm>
                      <a:off x="0" y="0"/>
                      <a:ext cx="6341533" cy="3699510"/>
                    </a:xfrm>
                    <a:prstGeom prst="rect">
                      <a:avLst/>
                    </a:prstGeom>
                  </pic:spPr>
                </pic:pic>
              </a:graphicData>
            </a:graphic>
            <wp14:sizeRelH relativeFrom="page">
              <wp14:pctWidth>0</wp14:pctWidth>
            </wp14:sizeRelH>
            <wp14:sizeRelV relativeFrom="page">
              <wp14:pctHeight>0</wp14:pctHeight>
            </wp14:sizeRelV>
          </wp:anchor>
        </w:drawing>
      </w:r>
      <w:r w:rsidR="009C5B9C" w:rsidRPr="006C1729">
        <w:rPr>
          <w:color w:val="auto"/>
        </w:rPr>
        <w:t>8. Workflow</w:t>
      </w:r>
    </w:p>
    <w:p w:rsidR="00C55D90" w:rsidRPr="006C1729" w:rsidRDefault="00C55D90" w:rsidP="00C55D90">
      <w:pPr>
        <w:rPr>
          <w:rFonts w:ascii="Calibri" w:hAnsi="Calibri" w:cs="Calibri"/>
          <w:b/>
          <w:i/>
          <w:color w:val="7F7F7F" w:themeColor="text1" w:themeTint="80"/>
          <w:sz w:val="20"/>
          <w:szCs w:val="20"/>
        </w:rPr>
      </w:pPr>
      <w:r w:rsidRPr="006C1729">
        <w:rPr>
          <w:rFonts w:ascii="Calibri" w:hAnsi="Calibri" w:cs="Calibri"/>
          <w:b/>
          <w:i/>
          <w:color w:val="7F7F7F" w:themeColor="text1" w:themeTint="80"/>
          <w:sz w:val="20"/>
          <w:szCs w:val="20"/>
        </w:rPr>
        <w:t>Figure 2. Threat Intelligence Processing Workflow</w:t>
      </w:r>
    </w:p>
    <w:p w:rsidR="003843D1" w:rsidRPr="003843D1" w:rsidRDefault="003843D1" w:rsidP="003843D1"/>
    <w:p w:rsidR="009C5B9C" w:rsidRPr="006C1729" w:rsidRDefault="009C5B9C" w:rsidP="009C5B9C">
      <w:pPr>
        <w:rPr>
          <w:rFonts w:ascii="Times New Roman" w:hAnsi="Times New Roman" w:cs="Times New Roman"/>
          <w:sz w:val="24"/>
          <w:szCs w:val="24"/>
        </w:rPr>
      </w:pPr>
    </w:p>
    <w:p w:rsidR="009C5B9C" w:rsidRPr="006C1729" w:rsidRDefault="009C5B9C" w:rsidP="00C55D90">
      <w:pPr>
        <w:rPr>
          <w:rFonts w:ascii="Times New Roman" w:hAnsi="Times New Roman" w:cs="Times New Roman"/>
          <w:sz w:val="24"/>
          <w:szCs w:val="24"/>
        </w:rPr>
      </w:pPr>
      <w:r w:rsidRPr="006C1729">
        <w:rPr>
          <w:rFonts w:ascii="Times New Roman" w:hAnsi="Times New Roman" w:cs="Times New Roman"/>
          <w:sz w:val="24"/>
          <w:szCs w:val="24"/>
        </w:rPr>
        <w:t>The application processes threat intelligence through a structured workflow that ensures consistent handling of data from multiple external sources.</w:t>
      </w:r>
    </w:p>
    <w:p w:rsidR="009C5B9C" w:rsidRPr="006C1729" w:rsidRDefault="009C5B9C" w:rsidP="00C55D90">
      <w:pPr>
        <w:rPr>
          <w:rFonts w:ascii="Times New Roman" w:hAnsi="Times New Roman" w:cs="Times New Roman"/>
          <w:sz w:val="24"/>
          <w:szCs w:val="24"/>
        </w:rPr>
      </w:pPr>
    </w:p>
    <w:p w:rsidR="009C5B9C" w:rsidRPr="006C1729" w:rsidRDefault="009C5B9C" w:rsidP="00C55D90">
      <w:pPr>
        <w:rPr>
          <w:rFonts w:ascii="Times New Roman" w:hAnsi="Times New Roman" w:cs="Times New Roman"/>
          <w:sz w:val="24"/>
          <w:szCs w:val="24"/>
        </w:rPr>
      </w:pPr>
      <w:r w:rsidRPr="006C1729">
        <w:rPr>
          <w:rFonts w:ascii="Times New Roman" w:hAnsi="Times New Roman" w:cs="Times New Roman"/>
          <w:sz w:val="24"/>
          <w:szCs w:val="24"/>
        </w:rPr>
        <w:t>The workflow begins by reading the YAML configuration file containing the list of threat intelligence feeds. The downloader retrieves the configured feeds from their respective sources. Depending on the feed format, the Parser Manager selects the appropriate parser (TXT, CSV, or JSON) to extract Indicators of Compromise.</w:t>
      </w:r>
    </w:p>
    <w:p w:rsidR="009C5B9C" w:rsidRPr="006C1729" w:rsidRDefault="009C5B9C" w:rsidP="00C55D90">
      <w:pPr>
        <w:rPr>
          <w:rFonts w:ascii="Times New Roman" w:hAnsi="Times New Roman" w:cs="Times New Roman"/>
          <w:sz w:val="24"/>
          <w:szCs w:val="24"/>
        </w:rPr>
      </w:pPr>
    </w:p>
    <w:p w:rsidR="009C5B9C" w:rsidRPr="006C1729" w:rsidRDefault="009C5B9C" w:rsidP="00C55D90">
      <w:pPr>
        <w:rPr>
          <w:rFonts w:ascii="Times New Roman" w:hAnsi="Times New Roman" w:cs="Times New Roman"/>
          <w:sz w:val="24"/>
          <w:szCs w:val="24"/>
        </w:rPr>
      </w:pPr>
      <w:r w:rsidRPr="006C1729">
        <w:rPr>
          <w:rFonts w:ascii="Times New Roman" w:hAnsi="Times New Roman" w:cs="Times New Roman"/>
          <w:sz w:val="24"/>
          <w:szCs w:val="24"/>
        </w:rPr>
        <w:t>The extracted indicators are then passed to the IOC Validator, which removes malformed or unsupported entries. Valid indicators are normalized into a common internal format to ensure consistency across different feeds. Duplicate indicators are identified and removed before the remaining data is correlated to determine which indicators appear across multiple sources.</w:t>
      </w:r>
    </w:p>
    <w:p w:rsidR="009C5B9C" w:rsidRPr="006C1729" w:rsidRDefault="009C5B9C" w:rsidP="009C5B9C">
      <w:pPr>
        <w:rPr>
          <w:rFonts w:ascii="Times New Roman" w:hAnsi="Times New Roman" w:cs="Times New Roman"/>
          <w:sz w:val="24"/>
          <w:szCs w:val="24"/>
        </w:rPr>
      </w:pPr>
    </w:p>
    <w:p w:rsidR="009C5B9C" w:rsidRPr="006C1729" w:rsidRDefault="009C5B9C" w:rsidP="003843D1">
      <w:pPr>
        <w:jc w:val="left"/>
        <w:rPr>
          <w:rFonts w:ascii="Times New Roman" w:hAnsi="Times New Roman" w:cs="Times New Roman"/>
          <w:sz w:val="24"/>
          <w:szCs w:val="24"/>
        </w:rPr>
      </w:pPr>
      <w:r w:rsidRPr="006C1729">
        <w:rPr>
          <w:rFonts w:ascii="Times New Roman" w:hAnsi="Times New Roman" w:cs="Times New Roman"/>
          <w:sz w:val="24"/>
          <w:szCs w:val="24"/>
        </w:rPr>
        <w:lastRenderedPageBreak/>
        <w:t>Finally, the processed intelligence is exported into multiple output formats, including JSON files, CSV files, correlation reports, threat intelligence reports, and IOC-specific blocklists. Throughout execution, the logging system records operational information, warnings, and errors for monitoring and troubleshooting.</w:t>
      </w:r>
    </w:p>
    <w:p w:rsidR="009C5B9C" w:rsidRPr="006C1729" w:rsidRDefault="009C5B9C" w:rsidP="003843D1">
      <w:pPr>
        <w:jc w:val="left"/>
        <w:rPr>
          <w:rFonts w:ascii="Times New Roman" w:hAnsi="Times New Roman" w:cs="Times New Roman"/>
          <w:sz w:val="24"/>
          <w:szCs w:val="24"/>
        </w:rPr>
      </w:pPr>
    </w:p>
    <w:p w:rsidR="009C5B9C" w:rsidRPr="006C1729" w:rsidRDefault="009C5B9C" w:rsidP="009C5B9C">
      <w:pPr>
        <w:rPr>
          <w:rFonts w:ascii="Times New Roman" w:hAnsi="Times New Roman" w:cs="Times New Roman"/>
          <w:b/>
          <w:sz w:val="24"/>
          <w:szCs w:val="24"/>
          <w:u w:val="single"/>
        </w:rPr>
      </w:pPr>
      <w:r w:rsidRPr="006C1729">
        <w:rPr>
          <w:rFonts w:ascii="Times New Roman" w:hAnsi="Times New Roman" w:cs="Times New Roman"/>
          <w:b/>
          <w:sz w:val="24"/>
          <w:szCs w:val="24"/>
          <w:u w:val="single"/>
        </w:rPr>
        <w:t>The workflow can be summarized as follows:</w:t>
      </w:r>
    </w:p>
    <w:p w:rsidR="009C5B9C" w:rsidRPr="006C1729" w:rsidRDefault="009C5B9C" w:rsidP="009C5B9C">
      <w:pPr>
        <w:rPr>
          <w:rFonts w:ascii="Times New Roman" w:hAnsi="Times New Roman" w:cs="Times New Roman"/>
          <w:sz w:val="24"/>
          <w:szCs w:val="24"/>
        </w:rPr>
      </w:pP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Configuration → Feed Download → Parsing → Validation → Normalization → Deduplication → Correlation → Report Generation → Export</w:t>
      </w:r>
    </w:p>
    <w:p w:rsidR="009C5B9C" w:rsidRPr="006C1729" w:rsidRDefault="009C5B9C" w:rsidP="009C5B9C">
      <w:pPr>
        <w:rPr>
          <w:rFonts w:ascii="Times New Roman" w:hAnsi="Times New Roman" w:cs="Times New Roman"/>
          <w:sz w:val="24"/>
          <w:szCs w:val="24"/>
        </w:rPr>
      </w:pPr>
    </w:p>
    <w:p w:rsidR="009C5B9C" w:rsidRPr="006C1729" w:rsidRDefault="00C55D90" w:rsidP="009C5B9C">
      <w:pPr>
        <w:rPr>
          <w:rFonts w:ascii="Calibri" w:hAnsi="Calibri" w:cs="Calibri"/>
          <w:b/>
          <w:i/>
          <w:color w:val="7F7F7F" w:themeColor="text1" w:themeTint="80"/>
          <w:sz w:val="20"/>
          <w:szCs w:val="20"/>
        </w:rPr>
      </w:pPr>
      <w:r>
        <w:rPr>
          <w:rFonts w:ascii="Calibri" w:hAnsi="Calibri" w:cs="Calibri"/>
          <w:b/>
          <w:i/>
          <w:color w:val="7F7F7F" w:themeColor="text1" w:themeTint="80"/>
          <w:sz w:val="20"/>
          <w:szCs w:val="20"/>
        </w:rPr>
        <w:br w:type="page"/>
      </w:r>
    </w:p>
    <w:p w:rsidR="009C5B9C" w:rsidRPr="006C1729" w:rsidRDefault="009C5B9C" w:rsidP="006C1729">
      <w:pPr>
        <w:pStyle w:val="Heading1"/>
        <w:spacing w:line="360" w:lineRule="auto"/>
        <w:jc w:val="left"/>
        <w:rPr>
          <w:color w:val="auto"/>
        </w:rPr>
      </w:pPr>
      <w:r w:rsidRPr="006C1729">
        <w:rPr>
          <w:color w:val="auto"/>
        </w:rPr>
        <w:lastRenderedPageBreak/>
        <w:t>9. Project Structure</w:t>
      </w:r>
    </w:p>
    <w:p w:rsidR="009C5B9C" w:rsidRPr="006C1729" w:rsidRDefault="009C5B9C" w:rsidP="009C5B9C">
      <w:pPr>
        <w:rPr>
          <w:rFonts w:ascii="Times New Roman" w:hAnsi="Times New Roman" w:cs="Times New Roman"/>
          <w:sz w:val="24"/>
          <w:szCs w:val="24"/>
        </w:rPr>
      </w:pP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The project is organized into multiple modules, with each directory responsible for a specific aspect of the application. This modular organization improves readability, maintaina</w:t>
      </w:r>
      <w:r w:rsidR="00C55D90">
        <w:rPr>
          <w:rFonts w:ascii="Times New Roman" w:hAnsi="Times New Roman" w:cs="Times New Roman"/>
          <w:sz w:val="24"/>
          <w:szCs w:val="24"/>
        </w:rPr>
        <w:t>bility, and future scalability.</w:t>
      </w:r>
    </w:p>
    <w:p w:rsidR="009C5B9C" w:rsidRPr="006C1729" w:rsidRDefault="009C5B9C" w:rsidP="009C5B9C">
      <w:pPr>
        <w:rPr>
          <w:rFonts w:ascii="Times New Roman" w:hAnsi="Times New Roman" w:cs="Times New Roman"/>
          <w:b/>
          <w:sz w:val="24"/>
          <w:szCs w:val="24"/>
          <w:u w:val="single"/>
        </w:rPr>
      </w:pPr>
      <w:r w:rsidRPr="006C1729">
        <w:rPr>
          <w:rFonts w:ascii="Times New Roman" w:hAnsi="Times New Roman" w:cs="Times New Roman"/>
          <w:b/>
          <w:sz w:val="24"/>
          <w:szCs w:val="24"/>
          <w:u w:val="single"/>
        </w:rPr>
        <w:t>A simplified project structure is shown below:</w:t>
      </w:r>
    </w:p>
    <w:p w:rsidR="009C5B9C" w:rsidRPr="006C1729" w:rsidRDefault="009C5B9C" w:rsidP="009C5B9C">
      <w:pPr>
        <w:rPr>
          <w:rFonts w:ascii="Times New Roman" w:hAnsi="Times New Roman" w:cs="Times New Roman"/>
          <w:sz w:val="24"/>
          <w:szCs w:val="24"/>
        </w:rPr>
      </w:pPr>
    </w:p>
    <w:p w:rsidR="009C5B9C" w:rsidRPr="006C1729" w:rsidRDefault="009C5B9C" w:rsidP="009C5B9C">
      <w:pPr>
        <w:rPr>
          <w:rFonts w:ascii="Times New Roman" w:hAnsi="Times New Roman" w:cs="Times New Roman"/>
          <w:sz w:val="24"/>
          <w:szCs w:val="24"/>
        </w:rPr>
      </w:pPr>
      <w:proofErr w:type="spellStart"/>
      <w:r w:rsidRPr="006C1729">
        <w:rPr>
          <w:rFonts w:ascii="Times New Roman" w:hAnsi="Times New Roman" w:cs="Times New Roman"/>
          <w:sz w:val="24"/>
          <w:szCs w:val="24"/>
        </w:rPr>
        <w:t>Threat_Intelligence_Aggregator</w:t>
      </w:r>
      <w:proofErr w:type="spell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xml:space="preserve">├── </w:t>
      </w:r>
      <w:proofErr w:type="spellStart"/>
      <w:proofErr w:type="gramStart"/>
      <w:r w:rsidRPr="006C1729">
        <w:rPr>
          <w:rFonts w:ascii="Times New Roman" w:hAnsi="Times New Roman" w:cs="Times New Roman"/>
          <w:sz w:val="24"/>
          <w:szCs w:val="24"/>
        </w:rPr>
        <w:t>configs</w:t>
      </w:r>
      <w:proofErr w:type="spellEnd"/>
      <w:proofErr w:type="gram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xml:space="preserve">├── </w:t>
      </w:r>
      <w:proofErr w:type="gramStart"/>
      <w:r w:rsidRPr="006C1729">
        <w:rPr>
          <w:rFonts w:ascii="Times New Roman" w:hAnsi="Times New Roman" w:cs="Times New Roman"/>
          <w:sz w:val="24"/>
          <w:szCs w:val="24"/>
        </w:rPr>
        <w:t>data</w:t>
      </w:r>
      <w:proofErr w:type="gram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xml:space="preserve">├── </w:t>
      </w:r>
      <w:proofErr w:type="gramStart"/>
      <w:r w:rsidRPr="006C1729">
        <w:rPr>
          <w:rFonts w:ascii="Times New Roman" w:hAnsi="Times New Roman" w:cs="Times New Roman"/>
          <w:sz w:val="24"/>
          <w:szCs w:val="24"/>
        </w:rPr>
        <w:t>docs</w:t>
      </w:r>
      <w:proofErr w:type="gram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xml:space="preserve">├── </w:t>
      </w:r>
      <w:proofErr w:type="gramStart"/>
      <w:r w:rsidRPr="006C1729">
        <w:rPr>
          <w:rFonts w:ascii="Times New Roman" w:hAnsi="Times New Roman" w:cs="Times New Roman"/>
          <w:sz w:val="24"/>
          <w:szCs w:val="24"/>
        </w:rPr>
        <w:t>exports</w:t>
      </w:r>
      <w:proofErr w:type="gram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feeds/</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xml:space="preserve">├── </w:t>
      </w:r>
      <w:proofErr w:type="gramStart"/>
      <w:r w:rsidRPr="006C1729">
        <w:rPr>
          <w:rFonts w:ascii="Times New Roman" w:hAnsi="Times New Roman" w:cs="Times New Roman"/>
          <w:sz w:val="24"/>
          <w:szCs w:val="24"/>
        </w:rPr>
        <w:t>logs</w:t>
      </w:r>
      <w:proofErr w:type="gram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xml:space="preserve">├── </w:t>
      </w:r>
      <w:proofErr w:type="gramStart"/>
      <w:r w:rsidRPr="006C1729">
        <w:rPr>
          <w:rFonts w:ascii="Times New Roman" w:hAnsi="Times New Roman" w:cs="Times New Roman"/>
          <w:sz w:val="24"/>
          <w:szCs w:val="24"/>
        </w:rPr>
        <w:t>reports</w:t>
      </w:r>
      <w:proofErr w:type="gram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xml:space="preserve">├── </w:t>
      </w:r>
      <w:proofErr w:type="spellStart"/>
      <w:proofErr w:type="gramStart"/>
      <w:r w:rsidRPr="006C1729">
        <w:rPr>
          <w:rFonts w:ascii="Times New Roman" w:hAnsi="Times New Roman" w:cs="Times New Roman"/>
          <w:sz w:val="24"/>
          <w:szCs w:val="24"/>
        </w:rPr>
        <w:t>src</w:t>
      </w:r>
      <w:proofErr w:type="spellEnd"/>
      <w:proofErr w:type="gram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analytics/</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cli/</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correlation/</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downloader/</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exporters/</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feeds/</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history/</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models/</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normalizer/</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lastRenderedPageBreak/>
        <w:t>│   ├── parsers/</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reports/</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scheduler/</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xml:space="preserve">│   ├── </w:t>
      </w:r>
      <w:proofErr w:type="spellStart"/>
      <w:r w:rsidRPr="006C1729">
        <w:rPr>
          <w:rFonts w:ascii="Times New Roman" w:hAnsi="Times New Roman" w:cs="Times New Roman"/>
          <w:sz w:val="24"/>
          <w:szCs w:val="24"/>
        </w:rPr>
        <w:t>utils</w:t>
      </w:r>
      <w:proofErr w:type="spell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 validators/</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xml:space="preserve">├── </w:t>
      </w:r>
      <w:proofErr w:type="gramStart"/>
      <w:r w:rsidRPr="006C1729">
        <w:rPr>
          <w:rFonts w:ascii="Times New Roman" w:hAnsi="Times New Roman" w:cs="Times New Roman"/>
          <w:sz w:val="24"/>
          <w:szCs w:val="24"/>
        </w:rPr>
        <w:t>tests</w:t>
      </w:r>
      <w:proofErr w:type="gramEnd"/>
      <w:r w:rsidRPr="006C1729">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main.py</w:t>
      </w:r>
    </w:p>
    <w:p w:rsidR="009C5B9C" w:rsidRPr="006C1729"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requirements.txt</w:t>
      </w:r>
    </w:p>
    <w:p w:rsidR="00AA4BF4" w:rsidRDefault="009C5B9C" w:rsidP="009C5B9C">
      <w:pPr>
        <w:rPr>
          <w:rFonts w:ascii="Times New Roman" w:hAnsi="Times New Roman" w:cs="Times New Roman"/>
          <w:sz w:val="24"/>
          <w:szCs w:val="24"/>
        </w:rPr>
      </w:pPr>
      <w:r w:rsidRPr="006C1729">
        <w:rPr>
          <w:rFonts w:ascii="Times New Roman" w:hAnsi="Times New Roman" w:cs="Times New Roman"/>
          <w:sz w:val="24"/>
          <w:szCs w:val="24"/>
        </w:rPr>
        <w:t>└── README.md</w:t>
      </w:r>
    </w:p>
    <w:p w:rsidR="00AA4BF4" w:rsidRPr="00C55D90" w:rsidRDefault="00AA4BF4" w:rsidP="009C5B9C">
      <w:pPr>
        <w:rPr>
          <w:rFonts w:ascii="Times New Roman" w:hAnsi="Times New Roman" w:cs="Times New Roman"/>
          <w:b/>
          <w:sz w:val="24"/>
          <w:szCs w:val="24"/>
          <w:u w:val="single"/>
        </w:rPr>
      </w:pPr>
    </w:p>
    <w:p w:rsidR="009C5B9C" w:rsidRPr="00C55D90" w:rsidRDefault="009C5B9C" w:rsidP="009C5B9C">
      <w:pPr>
        <w:rPr>
          <w:rFonts w:ascii="Times New Roman" w:hAnsi="Times New Roman" w:cs="Times New Roman"/>
          <w:b/>
          <w:sz w:val="24"/>
          <w:szCs w:val="24"/>
          <w:u w:val="single"/>
        </w:rPr>
      </w:pPr>
      <w:r w:rsidRPr="00C55D90">
        <w:rPr>
          <w:rFonts w:ascii="Times New Roman" w:hAnsi="Times New Roman" w:cs="Times New Roman"/>
          <w:b/>
          <w:sz w:val="24"/>
          <w:szCs w:val="24"/>
          <w:u w:val="single"/>
        </w:rPr>
        <w:t>Description of Major Directories</w:t>
      </w:r>
    </w:p>
    <w:tbl>
      <w:tblPr>
        <w:tblStyle w:val="TableGrid"/>
        <w:tblW w:w="0" w:type="auto"/>
        <w:tblBorders>
          <w:top w:val="thinThickLargeGap" w:sz="6" w:space="0" w:color="404040" w:themeColor="text1" w:themeTint="BF"/>
          <w:left w:val="thinThickLargeGap" w:sz="6" w:space="0" w:color="404040" w:themeColor="text1" w:themeTint="BF"/>
          <w:bottom w:val="thinThickLargeGap" w:sz="6" w:space="0" w:color="404040" w:themeColor="text1" w:themeTint="BF"/>
          <w:right w:val="thinThickLargeGap" w:sz="6" w:space="0" w:color="404040" w:themeColor="text1" w:themeTint="BF"/>
          <w:insideH w:val="thinThickLargeGap" w:sz="6" w:space="0" w:color="404040" w:themeColor="text1" w:themeTint="BF"/>
          <w:insideV w:val="thinThickLargeGap" w:sz="6" w:space="0" w:color="404040" w:themeColor="text1" w:themeTint="BF"/>
        </w:tblBorders>
        <w:tblLook w:val="04A0" w:firstRow="1" w:lastRow="0" w:firstColumn="1" w:lastColumn="0" w:noHBand="0" w:noVBand="1"/>
      </w:tblPr>
      <w:tblGrid>
        <w:gridCol w:w="1860"/>
        <w:gridCol w:w="7107"/>
      </w:tblGrid>
      <w:tr w:rsidR="00AA4BF4" w:rsidRPr="006C1729" w:rsidTr="00AA4BF4">
        <w:trPr>
          <w:cantSplit/>
          <w:trHeight w:val="552"/>
        </w:trPr>
        <w:tc>
          <w:tcPr>
            <w:tcW w:w="1860" w:type="dxa"/>
            <w:shd w:val="clear" w:color="auto" w:fill="auto"/>
            <w:vAlign w:val="center"/>
          </w:tcPr>
          <w:p w:rsidR="00EB48FB" w:rsidRPr="00EB48FB" w:rsidRDefault="00EB48FB" w:rsidP="00AA4BF4">
            <w:pPr>
              <w:tabs>
                <w:tab w:val="left" w:pos="2453"/>
              </w:tabs>
              <w:jc w:val="center"/>
              <w:rPr>
                <w:rFonts w:ascii="Times New Roman" w:hAnsi="Times New Roman" w:cs="Times New Roman"/>
                <w:b/>
                <w:outline/>
                <w:color w:val="5B9BD5" w:themeColor="accent1"/>
                <w:sz w:val="24"/>
                <w:szCs w:val="24"/>
                <w14:textOutline w14:w="9525" w14:cap="rnd" w14:cmpd="sng" w14:algn="ctr">
                  <w14:solidFill>
                    <w14:schemeClr w14:val="accent1"/>
                  </w14:solidFill>
                  <w14:prstDash w14:val="solid"/>
                  <w14:bevel/>
                </w14:textOutline>
                <w14:textFill>
                  <w14:noFill/>
                </w14:textFill>
              </w:rPr>
            </w:pPr>
            <w:r w:rsidRPr="006C1729">
              <w:rPr>
                <w:rFonts w:ascii="Times New Roman" w:hAnsi="Times New Roman" w:cs="Times New Roman"/>
                <w:b/>
                <w:sz w:val="24"/>
                <w:szCs w:val="24"/>
              </w:rPr>
              <w:t>Directory</w:t>
            </w:r>
          </w:p>
        </w:tc>
        <w:tc>
          <w:tcPr>
            <w:tcW w:w="7107" w:type="dxa"/>
            <w:shd w:val="clear" w:color="auto" w:fill="auto"/>
            <w:vAlign w:val="center"/>
          </w:tcPr>
          <w:p w:rsidR="00EB48FB" w:rsidRPr="00EB48FB" w:rsidRDefault="00EB48FB" w:rsidP="00AA4BF4">
            <w:pPr>
              <w:jc w:val="center"/>
              <w:rPr>
                <w:rFonts w:ascii="Times New Roman" w:hAnsi="Times New Roman" w:cs="Times New Roman"/>
                <w:b/>
                <w:sz w:val="24"/>
                <w:szCs w:val="24"/>
              </w:rPr>
            </w:pPr>
            <w:r w:rsidRPr="006C1729">
              <w:rPr>
                <w:rFonts w:ascii="Times New Roman" w:hAnsi="Times New Roman" w:cs="Times New Roman"/>
                <w:b/>
                <w:sz w:val="24"/>
                <w:szCs w:val="24"/>
              </w:rPr>
              <w:t>Purpose</w:t>
            </w:r>
          </w:p>
        </w:tc>
      </w:tr>
      <w:tr w:rsidR="006C1729" w:rsidRPr="006C1729" w:rsidTr="00AA4BF4">
        <w:trPr>
          <w:cantSplit/>
          <w:trHeight w:val="552"/>
        </w:trPr>
        <w:tc>
          <w:tcPr>
            <w:tcW w:w="1860" w:type="dxa"/>
            <w:shd w:val="clear" w:color="auto" w:fill="auto"/>
            <w:vAlign w:val="center"/>
          </w:tcPr>
          <w:p w:rsidR="00EB48FB" w:rsidRPr="00EB48FB" w:rsidRDefault="00EB48FB" w:rsidP="00AC430D">
            <w:pPr>
              <w:rPr>
                <w:rFonts w:ascii="Times New Roman" w:hAnsi="Times New Roman" w:cs="Times New Roman"/>
                <w:sz w:val="24"/>
                <w:szCs w:val="24"/>
              </w:rPr>
            </w:pPr>
            <w:proofErr w:type="spellStart"/>
            <w:r w:rsidRPr="00EB48FB">
              <w:rPr>
                <w:rFonts w:ascii="Times New Roman" w:hAnsi="Times New Roman" w:cs="Times New Roman"/>
                <w:sz w:val="24"/>
                <w:szCs w:val="24"/>
              </w:rPr>
              <w:t>C</w:t>
            </w:r>
            <w:r w:rsidRPr="006C1729">
              <w:rPr>
                <w:rFonts w:ascii="Times New Roman" w:hAnsi="Times New Roman" w:cs="Times New Roman"/>
                <w:sz w:val="24"/>
                <w:szCs w:val="24"/>
              </w:rPr>
              <w:t>onfigs</w:t>
            </w:r>
            <w:proofErr w:type="spellEnd"/>
            <w:r w:rsidRPr="00EB48FB">
              <w:rPr>
                <w:rFonts w:ascii="Times New Roman" w:hAnsi="Times New Roman" w:cs="Times New Roman"/>
                <w:sz w:val="24"/>
                <w:szCs w:val="24"/>
              </w:rPr>
              <w:t xml:space="preserve">                                                      </w:t>
            </w:r>
          </w:p>
        </w:tc>
        <w:tc>
          <w:tcPr>
            <w:tcW w:w="7107" w:type="dxa"/>
            <w:shd w:val="clear" w:color="auto" w:fill="auto"/>
            <w:vAlign w:val="center"/>
          </w:tcPr>
          <w:p w:rsidR="00EB48FB" w:rsidRPr="00EB48FB" w:rsidRDefault="00EB48FB" w:rsidP="00AA4BF4">
            <w:pPr>
              <w:jc w:val="center"/>
              <w:rPr>
                <w:rFonts w:ascii="Times New Roman" w:hAnsi="Times New Roman" w:cs="Times New Roman"/>
                <w:sz w:val="24"/>
                <w:szCs w:val="24"/>
              </w:rPr>
            </w:pPr>
            <w:r w:rsidRPr="006C1729">
              <w:rPr>
                <w:rFonts w:ascii="Times New Roman" w:hAnsi="Times New Roman" w:cs="Times New Roman"/>
                <w:sz w:val="24"/>
                <w:szCs w:val="24"/>
              </w:rPr>
              <w:t>Stores YAML configuration files for threat feeds.</w:t>
            </w:r>
          </w:p>
        </w:tc>
      </w:tr>
      <w:tr w:rsidR="00EB48FB" w:rsidRPr="006C1729" w:rsidTr="00AA4BF4">
        <w:trPr>
          <w:cantSplit/>
          <w:trHeight w:val="552"/>
        </w:trPr>
        <w:tc>
          <w:tcPr>
            <w:tcW w:w="1860" w:type="dxa"/>
            <w:shd w:val="clear" w:color="auto" w:fill="auto"/>
            <w:vAlign w:val="center"/>
          </w:tcPr>
          <w:p w:rsidR="00EB48FB" w:rsidRPr="00EB48FB" w:rsidRDefault="00EB48FB" w:rsidP="00AC430D">
            <w:pPr>
              <w:rPr>
                <w:rFonts w:ascii="Times New Roman" w:hAnsi="Times New Roman" w:cs="Times New Roman"/>
                <w:sz w:val="24"/>
                <w:szCs w:val="24"/>
              </w:rPr>
            </w:pPr>
            <w:r w:rsidRPr="006C1729">
              <w:rPr>
                <w:rFonts w:ascii="Times New Roman" w:hAnsi="Times New Roman" w:cs="Times New Roman"/>
                <w:sz w:val="24"/>
                <w:szCs w:val="24"/>
              </w:rPr>
              <w:t>data</w:t>
            </w:r>
          </w:p>
        </w:tc>
        <w:tc>
          <w:tcPr>
            <w:tcW w:w="7107" w:type="dxa"/>
            <w:shd w:val="clear" w:color="auto" w:fill="auto"/>
            <w:vAlign w:val="center"/>
          </w:tcPr>
          <w:p w:rsidR="00EB48FB" w:rsidRPr="00EB48FB" w:rsidRDefault="00EB48FB" w:rsidP="00AA4BF4">
            <w:pPr>
              <w:jc w:val="center"/>
              <w:rPr>
                <w:rFonts w:ascii="Times New Roman" w:hAnsi="Times New Roman" w:cs="Times New Roman"/>
                <w:sz w:val="24"/>
                <w:szCs w:val="24"/>
              </w:rPr>
            </w:pPr>
            <w:r w:rsidRPr="006C1729">
              <w:rPr>
                <w:rFonts w:ascii="Times New Roman" w:hAnsi="Times New Roman" w:cs="Times New Roman"/>
                <w:sz w:val="24"/>
                <w:szCs w:val="24"/>
              </w:rPr>
              <w:t>Contains downloaded or intermediate processing data.</w:t>
            </w:r>
          </w:p>
        </w:tc>
      </w:tr>
      <w:tr w:rsidR="00EB48FB" w:rsidRPr="006C1729" w:rsidTr="00AA4BF4">
        <w:trPr>
          <w:cantSplit/>
          <w:trHeight w:val="552"/>
        </w:trPr>
        <w:tc>
          <w:tcPr>
            <w:tcW w:w="1860" w:type="dxa"/>
            <w:shd w:val="clear" w:color="auto" w:fill="auto"/>
            <w:vAlign w:val="center"/>
          </w:tcPr>
          <w:p w:rsidR="00EB48FB" w:rsidRPr="00EB48FB" w:rsidRDefault="00EB48FB" w:rsidP="00AC430D">
            <w:pPr>
              <w:rPr>
                <w:rFonts w:ascii="Times New Roman" w:hAnsi="Times New Roman" w:cs="Times New Roman"/>
                <w:sz w:val="24"/>
                <w:szCs w:val="24"/>
              </w:rPr>
            </w:pPr>
            <w:r w:rsidRPr="006C1729">
              <w:rPr>
                <w:rFonts w:ascii="Times New Roman" w:hAnsi="Times New Roman" w:cs="Times New Roman"/>
                <w:sz w:val="24"/>
                <w:szCs w:val="24"/>
              </w:rPr>
              <w:t>docs</w:t>
            </w:r>
          </w:p>
        </w:tc>
        <w:tc>
          <w:tcPr>
            <w:tcW w:w="7107" w:type="dxa"/>
            <w:shd w:val="clear" w:color="auto" w:fill="auto"/>
            <w:vAlign w:val="center"/>
          </w:tcPr>
          <w:p w:rsidR="00EB48FB" w:rsidRPr="00EB48FB" w:rsidRDefault="00EB48FB" w:rsidP="00AA4BF4">
            <w:pPr>
              <w:jc w:val="center"/>
              <w:rPr>
                <w:rFonts w:ascii="Times New Roman" w:hAnsi="Times New Roman" w:cs="Times New Roman"/>
                <w:sz w:val="24"/>
                <w:szCs w:val="24"/>
              </w:rPr>
            </w:pPr>
            <w:r w:rsidRPr="006C1729">
              <w:rPr>
                <w:rFonts w:ascii="Times New Roman" w:hAnsi="Times New Roman" w:cs="Times New Roman"/>
                <w:sz w:val="24"/>
                <w:szCs w:val="24"/>
              </w:rPr>
              <w:t>Project documentation and architecture/workflow diagrams.</w:t>
            </w:r>
          </w:p>
        </w:tc>
      </w:tr>
      <w:tr w:rsidR="00EB48FB" w:rsidRPr="006C1729" w:rsidTr="00AA4BF4">
        <w:trPr>
          <w:cantSplit/>
          <w:trHeight w:val="552"/>
        </w:trPr>
        <w:tc>
          <w:tcPr>
            <w:tcW w:w="1860" w:type="dxa"/>
            <w:shd w:val="clear" w:color="auto" w:fill="auto"/>
            <w:vAlign w:val="center"/>
          </w:tcPr>
          <w:p w:rsidR="00EB48FB" w:rsidRPr="00EB48FB" w:rsidRDefault="00EB48FB" w:rsidP="00AC430D">
            <w:pPr>
              <w:rPr>
                <w:rFonts w:ascii="Times New Roman" w:hAnsi="Times New Roman" w:cs="Times New Roman"/>
                <w:sz w:val="24"/>
                <w:szCs w:val="24"/>
              </w:rPr>
            </w:pPr>
            <w:r w:rsidRPr="006C1729">
              <w:rPr>
                <w:rFonts w:ascii="Times New Roman" w:hAnsi="Times New Roman" w:cs="Times New Roman"/>
                <w:sz w:val="24"/>
                <w:szCs w:val="24"/>
              </w:rPr>
              <w:t>exports</w:t>
            </w:r>
          </w:p>
        </w:tc>
        <w:tc>
          <w:tcPr>
            <w:tcW w:w="7107" w:type="dxa"/>
            <w:shd w:val="clear" w:color="auto" w:fill="auto"/>
            <w:vAlign w:val="center"/>
          </w:tcPr>
          <w:p w:rsidR="00EB48FB" w:rsidRPr="00EB48FB" w:rsidRDefault="00EB48FB" w:rsidP="00AA4BF4">
            <w:pPr>
              <w:jc w:val="center"/>
              <w:rPr>
                <w:rFonts w:ascii="Times New Roman" w:hAnsi="Times New Roman" w:cs="Times New Roman"/>
                <w:sz w:val="24"/>
                <w:szCs w:val="24"/>
              </w:rPr>
            </w:pPr>
            <w:r w:rsidRPr="006C1729">
              <w:rPr>
                <w:rFonts w:ascii="Times New Roman" w:hAnsi="Times New Roman" w:cs="Times New Roman"/>
                <w:sz w:val="24"/>
                <w:szCs w:val="24"/>
              </w:rPr>
              <w:t xml:space="preserve">Stores generated JSON, CSV, and </w:t>
            </w:r>
            <w:proofErr w:type="spellStart"/>
            <w:r w:rsidRPr="006C1729">
              <w:rPr>
                <w:rFonts w:ascii="Times New Roman" w:hAnsi="Times New Roman" w:cs="Times New Roman"/>
                <w:sz w:val="24"/>
                <w:szCs w:val="24"/>
              </w:rPr>
              <w:t>blocklist</w:t>
            </w:r>
            <w:proofErr w:type="spellEnd"/>
            <w:r w:rsidRPr="006C1729">
              <w:rPr>
                <w:rFonts w:ascii="Times New Roman" w:hAnsi="Times New Roman" w:cs="Times New Roman"/>
                <w:sz w:val="24"/>
                <w:szCs w:val="24"/>
              </w:rPr>
              <w:t xml:space="preserve"> outputs.</w:t>
            </w:r>
          </w:p>
        </w:tc>
      </w:tr>
      <w:tr w:rsidR="00EB48FB" w:rsidRPr="006C1729" w:rsidTr="00AA4BF4">
        <w:trPr>
          <w:cantSplit/>
          <w:trHeight w:val="552"/>
        </w:trPr>
        <w:tc>
          <w:tcPr>
            <w:tcW w:w="1860" w:type="dxa"/>
            <w:shd w:val="clear" w:color="auto" w:fill="auto"/>
            <w:vAlign w:val="center"/>
          </w:tcPr>
          <w:p w:rsidR="00EB48FB" w:rsidRPr="00EB48FB" w:rsidRDefault="00EB48FB" w:rsidP="00AC430D">
            <w:pPr>
              <w:rPr>
                <w:rFonts w:ascii="Times New Roman" w:hAnsi="Times New Roman" w:cs="Times New Roman"/>
                <w:sz w:val="24"/>
                <w:szCs w:val="24"/>
              </w:rPr>
            </w:pPr>
            <w:r w:rsidRPr="006C1729">
              <w:rPr>
                <w:rFonts w:ascii="Times New Roman" w:hAnsi="Times New Roman" w:cs="Times New Roman"/>
                <w:sz w:val="24"/>
                <w:szCs w:val="24"/>
              </w:rPr>
              <w:t>feeds</w:t>
            </w:r>
          </w:p>
        </w:tc>
        <w:tc>
          <w:tcPr>
            <w:tcW w:w="7107" w:type="dxa"/>
            <w:shd w:val="clear" w:color="auto" w:fill="auto"/>
            <w:vAlign w:val="center"/>
          </w:tcPr>
          <w:p w:rsidR="00EB48FB" w:rsidRPr="00EB48FB" w:rsidRDefault="00EB48FB" w:rsidP="00AA4BF4">
            <w:pPr>
              <w:jc w:val="center"/>
              <w:rPr>
                <w:rFonts w:ascii="Times New Roman" w:hAnsi="Times New Roman" w:cs="Times New Roman"/>
                <w:sz w:val="24"/>
                <w:szCs w:val="24"/>
              </w:rPr>
            </w:pPr>
            <w:r w:rsidRPr="006C1729">
              <w:rPr>
                <w:rFonts w:ascii="Times New Roman" w:hAnsi="Times New Roman" w:cs="Times New Roman"/>
                <w:sz w:val="24"/>
                <w:szCs w:val="24"/>
              </w:rPr>
              <w:t>Feed configuration and management resources.</w:t>
            </w:r>
          </w:p>
        </w:tc>
      </w:tr>
      <w:tr w:rsidR="00EB48FB" w:rsidRPr="006C1729" w:rsidTr="00AA4BF4">
        <w:trPr>
          <w:cantSplit/>
          <w:trHeight w:val="552"/>
        </w:trPr>
        <w:tc>
          <w:tcPr>
            <w:tcW w:w="1860" w:type="dxa"/>
            <w:shd w:val="clear" w:color="auto" w:fill="auto"/>
            <w:vAlign w:val="center"/>
          </w:tcPr>
          <w:p w:rsidR="00EB48FB" w:rsidRPr="00EB48FB" w:rsidRDefault="00EB48FB" w:rsidP="00AC430D">
            <w:pPr>
              <w:rPr>
                <w:rFonts w:ascii="Times New Roman" w:hAnsi="Times New Roman" w:cs="Times New Roman"/>
                <w:sz w:val="24"/>
                <w:szCs w:val="24"/>
              </w:rPr>
            </w:pPr>
            <w:r w:rsidRPr="006C1729">
              <w:rPr>
                <w:rFonts w:ascii="Times New Roman" w:hAnsi="Times New Roman" w:cs="Times New Roman"/>
                <w:sz w:val="24"/>
                <w:szCs w:val="24"/>
              </w:rPr>
              <w:t>logs</w:t>
            </w:r>
          </w:p>
        </w:tc>
        <w:tc>
          <w:tcPr>
            <w:tcW w:w="7107" w:type="dxa"/>
            <w:shd w:val="clear" w:color="auto" w:fill="auto"/>
            <w:vAlign w:val="center"/>
          </w:tcPr>
          <w:p w:rsidR="00EB48FB" w:rsidRPr="00EB48FB" w:rsidRDefault="00EB48FB" w:rsidP="00AA4BF4">
            <w:pPr>
              <w:jc w:val="center"/>
              <w:rPr>
                <w:rFonts w:ascii="Times New Roman" w:hAnsi="Times New Roman" w:cs="Times New Roman"/>
                <w:sz w:val="24"/>
                <w:szCs w:val="24"/>
              </w:rPr>
            </w:pPr>
            <w:r w:rsidRPr="006C1729">
              <w:rPr>
                <w:rFonts w:ascii="Times New Roman" w:hAnsi="Times New Roman" w:cs="Times New Roman"/>
                <w:sz w:val="24"/>
                <w:szCs w:val="24"/>
              </w:rPr>
              <w:t>Application log files generated during execution.</w:t>
            </w:r>
          </w:p>
        </w:tc>
      </w:tr>
      <w:tr w:rsidR="00EB48FB" w:rsidRPr="006C1729" w:rsidTr="00AA4BF4">
        <w:trPr>
          <w:cantSplit/>
          <w:trHeight w:val="552"/>
        </w:trPr>
        <w:tc>
          <w:tcPr>
            <w:tcW w:w="1860" w:type="dxa"/>
            <w:shd w:val="clear" w:color="auto" w:fill="auto"/>
            <w:vAlign w:val="center"/>
          </w:tcPr>
          <w:p w:rsidR="00EB48FB" w:rsidRPr="00EB48FB" w:rsidRDefault="00EB48FB" w:rsidP="00AC430D">
            <w:pPr>
              <w:rPr>
                <w:rFonts w:ascii="Times New Roman" w:hAnsi="Times New Roman" w:cs="Times New Roman"/>
                <w:sz w:val="24"/>
                <w:szCs w:val="24"/>
              </w:rPr>
            </w:pPr>
            <w:r w:rsidRPr="006C1729">
              <w:rPr>
                <w:rFonts w:ascii="Times New Roman" w:hAnsi="Times New Roman" w:cs="Times New Roman"/>
                <w:sz w:val="24"/>
                <w:szCs w:val="24"/>
              </w:rPr>
              <w:t>reports</w:t>
            </w:r>
          </w:p>
        </w:tc>
        <w:tc>
          <w:tcPr>
            <w:tcW w:w="7107" w:type="dxa"/>
            <w:shd w:val="clear" w:color="auto" w:fill="auto"/>
            <w:vAlign w:val="center"/>
          </w:tcPr>
          <w:p w:rsidR="00EB48FB" w:rsidRPr="00EB48FB" w:rsidRDefault="00EB48FB" w:rsidP="00EB48FB">
            <w:pPr>
              <w:jc w:val="left"/>
              <w:rPr>
                <w:rFonts w:ascii="Times New Roman" w:hAnsi="Times New Roman" w:cs="Times New Roman"/>
                <w:sz w:val="24"/>
                <w:szCs w:val="24"/>
              </w:rPr>
            </w:pPr>
            <w:r w:rsidRPr="006C1729">
              <w:rPr>
                <w:rFonts w:ascii="Times New Roman" w:hAnsi="Times New Roman" w:cs="Times New Roman"/>
                <w:sz w:val="24"/>
                <w:szCs w:val="24"/>
              </w:rPr>
              <w:t>Generated threat intelligence and correlation reports.</w:t>
            </w:r>
          </w:p>
        </w:tc>
      </w:tr>
      <w:tr w:rsidR="00EB48FB" w:rsidRPr="006C1729" w:rsidTr="00AA4BF4">
        <w:trPr>
          <w:cantSplit/>
          <w:trHeight w:val="552"/>
        </w:trPr>
        <w:tc>
          <w:tcPr>
            <w:tcW w:w="1860" w:type="dxa"/>
            <w:shd w:val="clear" w:color="auto" w:fill="auto"/>
            <w:vAlign w:val="center"/>
          </w:tcPr>
          <w:p w:rsidR="00EB48FB" w:rsidRPr="00EB48FB" w:rsidRDefault="00EB48FB" w:rsidP="00AC430D">
            <w:pPr>
              <w:rPr>
                <w:rFonts w:ascii="Times New Roman" w:hAnsi="Times New Roman" w:cs="Times New Roman"/>
                <w:sz w:val="24"/>
                <w:szCs w:val="24"/>
              </w:rPr>
            </w:pPr>
            <w:proofErr w:type="spellStart"/>
            <w:r w:rsidRPr="006C1729">
              <w:rPr>
                <w:rFonts w:ascii="Times New Roman" w:hAnsi="Times New Roman" w:cs="Times New Roman"/>
                <w:sz w:val="24"/>
                <w:szCs w:val="24"/>
              </w:rPr>
              <w:t>src</w:t>
            </w:r>
            <w:proofErr w:type="spellEnd"/>
          </w:p>
        </w:tc>
        <w:tc>
          <w:tcPr>
            <w:tcW w:w="7107" w:type="dxa"/>
            <w:shd w:val="clear" w:color="auto" w:fill="auto"/>
            <w:vAlign w:val="center"/>
          </w:tcPr>
          <w:p w:rsidR="00EB48FB" w:rsidRPr="00EB48FB" w:rsidRDefault="00EB48FB" w:rsidP="00AA4BF4">
            <w:pPr>
              <w:jc w:val="center"/>
              <w:rPr>
                <w:rFonts w:ascii="Times New Roman" w:hAnsi="Times New Roman" w:cs="Times New Roman"/>
                <w:sz w:val="24"/>
                <w:szCs w:val="24"/>
              </w:rPr>
            </w:pPr>
            <w:r w:rsidRPr="006C1729">
              <w:rPr>
                <w:rFonts w:ascii="Times New Roman" w:hAnsi="Times New Roman" w:cs="Times New Roman"/>
                <w:sz w:val="24"/>
                <w:szCs w:val="24"/>
              </w:rPr>
              <w:t>Contains the complete application source code organized into modular packages.</w:t>
            </w:r>
          </w:p>
        </w:tc>
      </w:tr>
      <w:tr w:rsidR="00EB48FB" w:rsidRPr="006C1729" w:rsidTr="00AA4BF4">
        <w:trPr>
          <w:cantSplit/>
          <w:trHeight w:val="552"/>
        </w:trPr>
        <w:tc>
          <w:tcPr>
            <w:tcW w:w="1860" w:type="dxa"/>
            <w:shd w:val="clear" w:color="auto" w:fill="auto"/>
            <w:vAlign w:val="center"/>
          </w:tcPr>
          <w:p w:rsidR="00EB48FB" w:rsidRPr="00EB48FB" w:rsidRDefault="00EB48FB" w:rsidP="00AC430D">
            <w:pPr>
              <w:rPr>
                <w:rFonts w:ascii="Times New Roman" w:hAnsi="Times New Roman" w:cs="Times New Roman"/>
                <w:sz w:val="24"/>
                <w:szCs w:val="24"/>
              </w:rPr>
            </w:pPr>
            <w:r w:rsidRPr="006C1729">
              <w:rPr>
                <w:rFonts w:ascii="Times New Roman" w:hAnsi="Times New Roman" w:cs="Times New Roman"/>
                <w:sz w:val="24"/>
                <w:szCs w:val="24"/>
              </w:rPr>
              <w:t>tests</w:t>
            </w:r>
          </w:p>
        </w:tc>
        <w:tc>
          <w:tcPr>
            <w:tcW w:w="7107" w:type="dxa"/>
            <w:shd w:val="clear" w:color="auto" w:fill="auto"/>
            <w:vAlign w:val="center"/>
          </w:tcPr>
          <w:p w:rsidR="00EB48FB" w:rsidRPr="00EB48FB" w:rsidRDefault="00EB48FB" w:rsidP="00AA4BF4">
            <w:pPr>
              <w:jc w:val="center"/>
              <w:rPr>
                <w:rFonts w:ascii="Times New Roman" w:hAnsi="Times New Roman" w:cs="Times New Roman"/>
                <w:sz w:val="24"/>
                <w:szCs w:val="24"/>
              </w:rPr>
            </w:pPr>
            <w:r w:rsidRPr="006C1729">
              <w:rPr>
                <w:rFonts w:ascii="Times New Roman" w:hAnsi="Times New Roman" w:cs="Times New Roman"/>
                <w:sz w:val="24"/>
                <w:szCs w:val="24"/>
              </w:rPr>
              <w:t>Automated unit tests for verifying application functionality</w:t>
            </w:r>
          </w:p>
        </w:tc>
      </w:tr>
    </w:tbl>
    <w:p w:rsidR="009C5B9C" w:rsidRPr="006C1729" w:rsidRDefault="00AA4BF4" w:rsidP="009C5B9C">
      <w:pPr>
        <w:rPr>
          <w:rFonts w:ascii="Times New Roman" w:hAnsi="Times New Roman" w:cs="Times New Roman"/>
          <w:sz w:val="24"/>
          <w:szCs w:val="24"/>
        </w:rPr>
      </w:pPr>
      <w:r>
        <w:rPr>
          <w:rFonts w:ascii="Times New Roman" w:hAnsi="Times New Roman" w:cs="Times New Roman"/>
          <w:sz w:val="24"/>
          <w:szCs w:val="24"/>
        </w:rPr>
        <w:t>.</w:t>
      </w:r>
    </w:p>
    <w:p w:rsidR="009C5B9C" w:rsidRPr="006C1729" w:rsidRDefault="009C5B9C" w:rsidP="009C5B9C">
      <w:pPr>
        <w:rPr>
          <w:rFonts w:ascii="Times New Roman" w:hAnsi="Times New Roman" w:cs="Times New Roman"/>
          <w:sz w:val="24"/>
          <w:szCs w:val="24"/>
        </w:rPr>
      </w:pPr>
      <w:r w:rsidRPr="006C1729">
        <w:rPr>
          <w:rFonts w:ascii="Times New Roman" w:eastAsiaTheme="majorEastAsia" w:hAnsi="Times New Roman" w:cs="Times New Roman"/>
          <w:b/>
          <w:color w:val="595959" w:themeColor="text1" w:themeTint="A6"/>
          <w:sz w:val="24"/>
          <w:szCs w:val="24"/>
        </w:rPr>
        <w:t>The modular directory structure separates configuration, processing logic, generated outputs, documentation, and testing, making the project easier to navigate and maintain</w:t>
      </w:r>
      <w:r w:rsidRPr="006C1729">
        <w:rPr>
          <w:rFonts w:ascii="Times New Roman" w:hAnsi="Times New Roman" w:cs="Times New Roman"/>
          <w:sz w:val="24"/>
          <w:szCs w:val="24"/>
        </w:rPr>
        <w:t>.</w:t>
      </w:r>
    </w:p>
    <w:p w:rsidR="00506EA2" w:rsidRPr="006C1729" w:rsidRDefault="00506EA2" w:rsidP="006C1729">
      <w:pPr>
        <w:pStyle w:val="Heading1"/>
        <w:spacing w:line="360" w:lineRule="auto"/>
        <w:jc w:val="left"/>
        <w:rPr>
          <w:color w:val="auto"/>
        </w:rPr>
      </w:pPr>
      <w:r w:rsidRPr="006C1729">
        <w:rPr>
          <w:color w:val="auto"/>
        </w:rPr>
        <w:lastRenderedPageBreak/>
        <w:t>10. Module Description</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Threat Intelligence Aggregator is composed of multiple independent modules, each responsible for a specific stage of the threat intelligence processing pipeline. This modular design follows the Single Responsibility Principle and improves maintainability, extensibility, and testing.</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Configuration Module</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Configuration Module reads the YAML configuration file containing the list of threat intelligence feeds and their associated metadata. This allows new feeds to be added or modified without changing the application source code.</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Downloader Module</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Downloader Module is responsible for retrieving threat intelligence feeds from external sources using HTTP/HTTPS. It manages download operations, handles network-related exceptions, and stores the retrieved content for further processing.</w:t>
      </w:r>
    </w:p>
    <w:p w:rsidR="00506EA2" w:rsidRPr="006C1729" w:rsidRDefault="00506EA2" w:rsidP="00506EA2">
      <w:pPr>
        <w:rPr>
          <w:rFonts w:ascii="Times New Roman" w:hAnsi="Times New Roman" w:cs="Times New Roman"/>
          <w:sz w:val="24"/>
          <w:szCs w:val="24"/>
        </w:rPr>
      </w:pPr>
    </w:p>
    <w:p w:rsidR="00506EA2" w:rsidRPr="006C1729" w:rsidRDefault="00C55D90" w:rsidP="00506EA2">
      <w:pPr>
        <w:rPr>
          <w:rFonts w:ascii="Times New Roman" w:hAnsi="Times New Roman" w:cs="Times New Roman"/>
          <w:b/>
          <w:sz w:val="28"/>
          <w:szCs w:val="28"/>
        </w:rPr>
      </w:pPr>
      <w:r>
        <w:rPr>
          <w:rFonts w:ascii="Times New Roman" w:hAnsi="Times New Roman" w:cs="Times New Roman"/>
          <w:b/>
          <w:sz w:val="28"/>
          <w:szCs w:val="28"/>
        </w:rPr>
        <w:t>Feed Management Module</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Feed Management Module manages the configured threat intelligence sources and coordinates feed loading during execution. It ensures that each configured feed is processed according to its specified settings.</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Scheduler Module</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Scheduler Module controls the execution sequence of feed processing tasks. It coordinates the overall workflow and ensures that each stage of the pipeline executes in the correct order.</w:t>
      </w:r>
    </w:p>
    <w:p w:rsidR="00506EA2" w:rsidRDefault="00506EA2" w:rsidP="00506EA2">
      <w:pPr>
        <w:rPr>
          <w:rFonts w:ascii="Times New Roman" w:hAnsi="Times New Roman" w:cs="Times New Roman"/>
          <w:sz w:val="24"/>
          <w:szCs w:val="24"/>
        </w:rPr>
      </w:pPr>
    </w:p>
    <w:p w:rsidR="00C55D90" w:rsidRDefault="00C55D90" w:rsidP="00506EA2">
      <w:pPr>
        <w:rPr>
          <w:rFonts w:ascii="Times New Roman" w:hAnsi="Times New Roman" w:cs="Times New Roman"/>
          <w:sz w:val="24"/>
          <w:szCs w:val="24"/>
        </w:rPr>
      </w:pPr>
    </w:p>
    <w:p w:rsidR="00C55D90" w:rsidRPr="006C1729" w:rsidRDefault="00C55D90"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lastRenderedPageBreak/>
        <w:t>Parser Manager</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Parser Manager determines the format of each downloaded feed and invokes the appropriate parser. This abstraction allows support for multiple feed formats without modifying other parts of the application.</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TXT Parser</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Processes plain text threat intelligence feeds by extracting supported Indicators of Compromise from text-based files.</w:t>
      </w:r>
    </w:p>
    <w:p w:rsidR="00506EA2" w:rsidRPr="006C1729" w:rsidRDefault="00506EA2" w:rsidP="00506EA2">
      <w:pPr>
        <w:rPr>
          <w:rFonts w:ascii="Times New Roman" w:hAnsi="Times New Roman" w:cs="Times New Roman"/>
          <w:b/>
          <w:sz w:val="28"/>
          <w:szCs w:val="28"/>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CSV Parser</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Reads CSV-formatted threat intelligence feeds and extracts IOC data from structured tabular records.</w:t>
      </w:r>
    </w:p>
    <w:p w:rsidR="00506EA2" w:rsidRPr="006C1729" w:rsidRDefault="00506EA2" w:rsidP="00506EA2">
      <w:pPr>
        <w:rPr>
          <w:rFonts w:ascii="Times New Roman" w:hAnsi="Times New Roman" w:cs="Times New Roman"/>
          <w:b/>
          <w:sz w:val="28"/>
          <w:szCs w:val="28"/>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JSON Parser</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Processes JSON-based threat intelligence feeds by reading structured objects and extracting supported indicators.</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IOC Validator</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IOC Validator verifies that each extracted indicator conforms to the expected format. Invalid or malformed entries are discarded before further processing, improving the quality of the final dataset.</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 xml:space="preserve"> IOC Normalizer</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Different threat intelligence feeds often represent the same information in different formats. The Normalizer converts valid indicators into a standardized internal representation, ensuring consistency across all processed data.</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lastRenderedPageBreak/>
        <w:t xml:space="preserve"> IOC </w:t>
      </w:r>
      <w:proofErr w:type="spellStart"/>
      <w:r>
        <w:rPr>
          <w:rFonts w:ascii="Times New Roman" w:hAnsi="Times New Roman" w:cs="Times New Roman"/>
          <w:b/>
          <w:sz w:val="28"/>
          <w:szCs w:val="28"/>
        </w:rPr>
        <w:t>Deduplication</w:t>
      </w:r>
      <w:proofErr w:type="spellEnd"/>
      <w:r>
        <w:rPr>
          <w:rFonts w:ascii="Times New Roman" w:hAnsi="Times New Roman" w:cs="Times New Roman"/>
          <w:b/>
          <w:sz w:val="28"/>
          <w:szCs w:val="28"/>
        </w:rPr>
        <w:t xml:space="preserve"> Module</w:t>
      </w:r>
    </w:p>
    <w:p w:rsidR="00506EA2" w:rsidRPr="006C1729" w:rsidRDefault="00506EA2" w:rsidP="00C55D90">
      <w:pPr>
        <w:jc w:val="left"/>
        <w:rPr>
          <w:rFonts w:ascii="Times New Roman" w:hAnsi="Times New Roman" w:cs="Times New Roman"/>
          <w:sz w:val="24"/>
          <w:szCs w:val="24"/>
        </w:rPr>
      </w:pPr>
      <w:r w:rsidRPr="006C1729">
        <w:rPr>
          <w:rFonts w:ascii="Times New Roman" w:hAnsi="Times New Roman" w:cs="Times New Roman"/>
          <w:sz w:val="24"/>
          <w:szCs w:val="24"/>
        </w:rPr>
        <w:t xml:space="preserve">The </w:t>
      </w:r>
      <w:proofErr w:type="spellStart"/>
      <w:r w:rsidRPr="006C1729">
        <w:rPr>
          <w:rFonts w:ascii="Times New Roman" w:hAnsi="Times New Roman" w:cs="Times New Roman"/>
          <w:sz w:val="24"/>
          <w:szCs w:val="24"/>
        </w:rPr>
        <w:t>Deduplication</w:t>
      </w:r>
      <w:proofErr w:type="spellEnd"/>
      <w:r w:rsidRPr="006C1729">
        <w:rPr>
          <w:rFonts w:ascii="Times New Roman" w:hAnsi="Times New Roman" w:cs="Times New Roman"/>
          <w:sz w:val="24"/>
          <w:szCs w:val="24"/>
        </w:rPr>
        <w:t xml:space="preserve"> Module identifies duplicate indicators collected from multiple feeds and removes redundant entries, reducing data size while improving report quality.</w:t>
      </w:r>
    </w:p>
    <w:p w:rsidR="00506EA2" w:rsidRPr="006C1729" w:rsidRDefault="00506EA2" w:rsidP="00506EA2">
      <w:pPr>
        <w:rPr>
          <w:rFonts w:ascii="Times New Roman" w:hAnsi="Times New Roman" w:cs="Times New Roman"/>
          <w:sz w:val="24"/>
          <w:szCs w:val="24"/>
        </w:rPr>
      </w:pPr>
    </w:p>
    <w:p w:rsidR="00506EA2" w:rsidRPr="00C55D90" w:rsidRDefault="00506EA2" w:rsidP="00506EA2">
      <w:pPr>
        <w:rPr>
          <w:rFonts w:ascii="Times New Roman" w:hAnsi="Times New Roman" w:cs="Times New Roman"/>
          <w:b/>
          <w:sz w:val="28"/>
          <w:szCs w:val="28"/>
        </w:rPr>
      </w:pPr>
      <w:r w:rsidRPr="006C1729">
        <w:rPr>
          <w:rFonts w:ascii="Times New Roman" w:hAnsi="Times New Roman" w:cs="Times New Roman"/>
          <w:b/>
          <w:sz w:val="28"/>
          <w:szCs w:val="28"/>
        </w:rPr>
        <w:t xml:space="preserve"> Correlation Modu</w:t>
      </w:r>
      <w:r w:rsidR="00C55D90">
        <w:rPr>
          <w:rFonts w:ascii="Times New Roman" w:hAnsi="Times New Roman" w:cs="Times New Roman"/>
          <w:b/>
          <w:sz w:val="28"/>
          <w:szCs w:val="28"/>
        </w:rPr>
        <w:t>le</w:t>
      </w:r>
    </w:p>
    <w:p w:rsidR="00506EA2" w:rsidRPr="006C1729" w:rsidRDefault="00506EA2" w:rsidP="00C55D90">
      <w:pPr>
        <w:jc w:val="left"/>
        <w:rPr>
          <w:rFonts w:ascii="Times New Roman" w:hAnsi="Times New Roman" w:cs="Times New Roman"/>
          <w:sz w:val="24"/>
          <w:szCs w:val="24"/>
        </w:rPr>
      </w:pPr>
      <w:r w:rsidRPr="006C1729">
        <w:rPr>
          <w:rFonts w:ascii="Times New Roman" w:hAnsi="Times New Roman" w:cs="Times New Roman"/>
          <w:sz w:val="24"/>
          <w:szCs w:val="24"/>
        </w:rPr>
        <w:t>The Correlation Module identifies indicators that appear in multiple threat intelligence feeds. This information is included in the correlation report to provide additional analytical insight into commonly reported threats.</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b/>
          <w:sz w:val="28"/>
          <w:szCs w:val="28"/>
        </w:rPr>
      </w:pPr>
      <w:r w:rsidRPr="006C1729">
        <w:rPr>
          <w:rFonts w:ascii="Times New Roman" w:hAnsi="Times New Roman" w:cs="Times New Roman"/>
          <w:b/>
          <w:sz w:val="28"/>
          <w:szCs w:val="28"/>
        </w:rPr>
        <w:t>Exporter Module</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b/>
          <w:sz w:val="24"/>
          <w:szCs w:val="24"/>
          <w:u w:val="single"/>
        </w:rPr>
        <w:t>The Exporter Module generates multiple output formats, including</w:t>
      </w:r>
      <w:r w:rsidRPr="006C1729">
        <w:rPr>
          <w:rFonts w:ascii="Times New Roman" w:hAnsi="Times New Roman" w:cs="Times New Roman"/>
          <w:sz w:val="24"/>
          <w:szCs w:val="24"/>
        </w:rPr>
        <w:t>:</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JSON export</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CSV export</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Threat Intelligence Report</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Correlation Report</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 IPv4 </w:t>
      </w:r>
      <w:proofErr w:type="spellStart"/>
      <w:r w:rsidRPr="006C1729">
        <w:rPr>
          <w:rFonts w:ascii="Times New Roman" w:hAnsi="Times New Roman" w:cs="Times New Roman"/>
          <w:sz w:val="24"/>
          <w:szCs w:val="24"/>
        </w:rPr>
        <w:t>Blocklist</w:t>
      </w:r>
      <w:proofErr w:type="spellEnd"/>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 IPv6 </w:t>
      </w:r>
      <w:proofErr w:type="spellStart"/>
      <w:r w:rsidRPr="006C1729">
        <w:rPr>
          <w:rFonts w:ascii="Times New Roman" w:hAnsi="Times New Roman" w:cs="Times New Roman"/>
          <w:sz w:val="24"/>
          <w:szCs w:val="24"/>
        </w:rPr>
        <w:t>Blocklist</w:t>
      </w:r>
      <w:proofErr w:type="spellEnd"/>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 IPv4 CIDR </w:t>
      </w:r>
      <w:proofErr w:type="spellStart"/>
      <w:r w:rsidRPr="006C1729">
        <w:rPr>
          <w:rFonts w:ascii="Times New Roman" w:hAnsi="Times New Roman" w:cs="Times New Roman"/>
          <w:sz w:val="24"/>
          <w:szCs w:val="24"/>
        </w:rPr>
        <w:t>Blocklist</w:t>
      </w:r>
      <w:proofErr w:type="spellEnd"/>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 Domain </w:t>
      </w:r>
      <w:proofErr w:type="spellStart"/>
      <w:r w:rsidRPr="006C1729">
        <w:rPr>
          <w:rFonts w:ascii="Times New Roman" w:hAnsi="Times New Roman" w:cs="Times New Roman"/>
          <w:sz w:val="24"/>
          <w:szCs w:val="24"/>
        </w:rPr>
        <w:t>Blocklist</w:t>
      </w:r>
      <w:proofErr w:type="spellEnd"/>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 URL </w:t>
      </w:r>
      <w:proofErr w:type="spellStart"/>
      <w:r w:rsidRPr="006C1729">
        <w:rPr>
          <w:rFonts w:ascii="Times New Roman" w:hAnsi="Times New Roman" w:cs="Times New Roman"/>
          <w:sz w:val="24"/>
          <w:szCs w:val="24"/>
        </w:rPr>
        <w:t>Blocklist</w:t>
      </w:r>
      <w:proofErr w:type="spellEnd"/>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 MD5 </w:t>
      </w:r>
      <w:proofErr w:type="spellStart"/>
      <w:r w:rsidRPr="006C1729">
        <w:rPr>
          <w:rFonts w:ascii="Times New Roman" w:hAnsi="Times New Roman" w:cs="Times New Roman"/>
          <w:sz w:val="24"/>
          <w:szCs w:val="24"/>
        </w:rPr>
        <w:t>Blocklist</w:t>
      </w:r>
      <w:proofErr w:type="spellEnd"/>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 SHA1 </w:t>
      </w:r>
      <w:proofErr w:type="spellStart"/>
      <w:r w:rsidRPr="006C1729">
        <w:rPr>
          <w:rFonts w:ascii="Times New Roman" w:hAnsi="Times New Roman" w:cs="Times New Roman"/>
          <w:sz w:val="24"/>
          <w:szCs w:val="24"/>
        </w:rPr>
        <w:t>Blocklist</w:t>
      </w:r>
      <w:proofErr w:type="spellEnd"/>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 SHA256 </w:t>
      </w:r>
      <w:proofErr w:type="spellStart"/>
      <w:r w:rsidRPr="006C1729">
        <w:rPr>
          <w:rFonts w:ascii="Times New Roman" w:hAnsi="Times New Roman" w:cs="Times New Roman"/>
          <w:sz w:val="24"/>
          <w:szCs w:val="24"/>
        </w:rPr>
        <w:t>Blocklist</w:t>
      </w:r>
      <w:proofErr w:type="spellEnd"/>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lastRenderedPageBreak/>
        <w:t xml:space="preserve"> Reporting Module</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Reporting Module summarizes processed threat intelligence, including feed statistics, IOC counts, and correlation information. The generated reports provide a concise overview of the processing results.</w:t>
      </w:r>
    </w:p>
    <w:p w:rsidR="00506EA2" w:rsidRPr="006C1729" w:rsidRDefault="00506EA2" w:rsidP="00506EA2">
      <w:pPr>
        <w:rPr>
          <w:rFonts w:ascii="Times New Roman" w:hAnsi="Times New Roman" w:cs="Times New Roman"/>
          <w:b/>
          <w:sz w:val="28"/>
          <w:szCs w:val="28"/>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 xml:space="preserve"> Command-Line Interface (CLI)</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CLI provides a simple interface for executing the application. Users can specify configuration files and initiate the threat intelligence processing workflow using command-line arguments.</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8"/>
          <w:szCs w:val="28"/>
        </w:rPr>
      </w:pPr>
      <w:r>
        <w:rPr>
          <w:rFonts w:ascii="Times New Roman" w:hAnsi="Times New Roman" w:cs="Times New Roman"/>
          <w:b/>
          <w:sz w:val="28"/>
          <w:szCs w:val="28"/>
        </w:rPr>
        <w:t xml:space="preserve"> Logging Module</w:t>
      </w: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The Logging Module records important execution events, processing statistics, warnings, and errors. These logs assist in monitoring application behavior and troubleshooting operational issues.</w:t>
      </w:r>
    </w:p>
    <w:p w:rsidR="00506EA2" w:rsidRPr="006C1729" w:rsidRDefault="00506EA2" w:rsidP="00C55D90">
      <w:pPr>
        <w:rPr>
          <w:rFonts w:ascii="Times New Roman" w:hAnsi="Times New Roman" w:cs="Times New Roman"/>
          <w:sz w:val="24"/>
          <w:szCs w:val="24"/>
        </w:rPr>
      </w:pPr>
    </w:p>
    <w:p w:rsidR="00506EA2" w:rsidRPr="006C1729" w:rsidRDefault="00C55D90" w:rsidP="00C55D90">
      <w:pPr>
        <w:rPr>
          <w:rFonts w:ascii="Times New Roman" w:hAnsi="Times New Roman" w:cs="Times New Roman"/>
          <w:sz w:val="24"/>
          <w:szCs w:val="24"/>
        </w:rPr>
      </w:pPr>
      <w:r>
        <w:rPr>
          <w:rFonts w:ascii="Times New Roman" w:hAnsi="Times New Roman" w:cs="Times New Roman"/>
          <w:sz w:val="24"/>
          <w:szCs w:val="24"/>
        </w:rPr>
        <w:br w:type="page"/>
      </w:r>
    </w:p>
    <w:p w:rsidR="00506EA2" w:rsidRPr="006C1729" w:rsidRDefault="00506EA2" w:rsidP="006C1729">
      <w:pPr>
        <w:pStyle w:val="Heading1"/>
        <w:spacing w:line="360" w:lineRule="auto"/>
        <w:jc w:val="left"/>
        <w:rPr>
          <w:color w:val="auto"/>
        </w:rPr>
      </w:pPr>
      <w:r w:rsidRPr="006C1729">
        <w:rPr>
          <w:color w:val="auto"/>
        </w:rPr>
        <w:lastRenderedPageBreak/>
        <w:t xml:space="preserve"> 11. Implementation</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The </w:t>
      </w:r>
      <w:r w:rsidRPr="00C55D90">
        <w:rPr>
          <w:rFonts w:ascii="Times New Roman" w:hAnsi="Times New Roman" w:cs="Times New Roman"/>
          <w:b/>
          <w:sz w:val="24"/>
          <w:szCs w:val="24"/>
        </w:rPr>
        <w:t>Threat Intelligence Aggregator</w:t>
      </w:r>
      <w:r w:rsidRPr="006C1729">
        <w:rPr>
          <w:rFonts w:ascii="Times New Roman" w:hAnsi="Times New Roman" w:cs="Times New Roman"/>
          <w:sz w:val="24"/>
          <w:szCs w:val="24"/>
        </w:rPr>
        <w:t xml:space="preserve"> was implemented using Python with a strong emphasis on modularity, maintainability, and software quality. Each functional component was developed independently and integrated into a unified processing pipeline.</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The implementation begins by reading the feed configuration from a YAML file. Each configured feed is downloaded through the Downloader Module, after which the Parser Manager selects the appropriate parser based on the feed format. Supported formats include </w:t>
      </w:r>
      <w:r w:rsidRPr="006C1729">
        <w:rPr>
          <w:rFonts w:ascii="Times New Roman" w:hAnsi="Times New Roman" w:cs="Times New Roman"/>
          <w:b/>
          <w:sz w:val="24"/>
          <w:szCs w:val="24"/>
        </w:rPr>
        <w:t>TXT, CSV</w:t>
      </w:r>
      <w:r w:rsidRPr="006C1729">
        <w:rPr>
          <w:rFonts w:ascii="Times New Roman" w:hAnsi="Times New Roman" w:cs="Times New Roman"/>
          <w:sz w:val="24"/>
          <w:szCs w:val="24"/>
        </w:rPr>
        <w:t xml:space="preserve">, and </w:t>
      </w:r>
      <w:r w:rsidRPr="006C1729">
        <w:rPr>
          <w:rFonts w:ascii="Times New Roman" w:hAnsi="Times New Roman" w:cs="Times New Roman"/>
          <w:b/>
          <w:sz w:val="24"/>
          <w:szCs w:val="24"/>
        </w:rPr>
        <w:t>JSON</w:t>
      </w:r>
      <w:r w:rsidRPr="006C1729">
        <w:rPr>
          <w:rFonts w:ascii="Times New Roman" w:hAnsi="Times New Roman" w:cs="Times New Roman"/>
          <w:sz w:val="24"/>
          <w:szCs w:val="24"/>
        </w:rPr>
        <w:t>.</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After parsing, the extracted Indicators of Compromise are validated to ensure they conform to supported IOC formats. Invalid entries are discarded before the remaining indicators are normalized into a common internal representation. This standardization simplifies downstream processing regardless of the original feed format.</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Following normalization, duplicate indicators collected from multiple feeds are identified and removed. The remaining unique indicators are passed to the Correlation Module, which analyzes their occurrence across different sources. This correlation information is then incorporated into the generated reports.</w:t>
      </w:r>
    </w:p>
    <w:p w:rsidR="00506EA2" w:rsidRPr="006C1729" w:rsidRDefault="00506EA2" w:rsidP="00506EA2">
      <w:pPr>
        <w:rPr>
          <w:rFonts w:ascii="Times New Roman" w:hAnsi="Times New Roman" w:cs="Times New Roman"/>
          <w:sz w:val="24"/>
          <w:szCs w:val="24"/>
        </w:rPr>
      </w:pPr>
    </w:p>
    <w:p w:rsidR="00506EA2"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Finally, the Exporter Module produces multiple output files, including structured </w:t>
      </w:r>
      <w:r w:rsidRPr="006C1729">
        <w:rPr>
          <w:rFonts w:ascii="Times New Roman" w:hAnsi="Times New Roman" w:cs="Times New Roman"/>
          <w:b/>
          <w:sz w:val="24"/>
          <w:szCs w:val="24"/>
        </w:rPr>
        <w:t>JSON</w:t>
      </w:r>
      <w:r w:rsidRPr="006C1729">
        <w:rPr>
          <w:rFonts w:ascii="Times New Roman" w:hAnsi="Times New Roman" w:cs="Times New Roman"/>
          <w:sz w:val="24"/>
          <w:szCs w:val="24"/>
        </w:rPr>
        <w:t xml:space="preserve"> and </w:t>
      </w:r>
      <w:r w:rsidRPr="006C1729">
        <w:rPr>
          <w:rFonts w:ascii="Times New Roman" w:hAnsi="Times New Roman" w:cs="Times New Roman"/>
          <w:b/>
          <w:sz w:val="24"/>
          <w:szCs w:val="24"/>
        </w:rPr>
        <w:t>CSV</w:t>
      </w:r>
      <w:r w:rsidRPr="006C1729">
        <w:rPr>
          <w:rFonts w:ascii="Times New Roman" w:hAnsi="Times New Roman" w:cs="Times New Roman"/>
          <w:sz w:val="24"/>
          <w:szCs w:val="24"/>
        </w:rPr>
        <w:t xml:space="preserve"> </w:t>
      </w:r>
      <w:r w:rsidRPr="006C1729">
        <w:rPr>
          <w:rFonts w:ascii="Times New Roman" w:hAnsi="Times New Roman" w:cs="Times New Roman"/>
          <w:b/>
          <w:sz w:val="24"/>
          <w:szCs w:val="24"/>
        </w:rPr>
        <w:t>datasets</w:t>
      </w:r>
      <w:r w:rsidRPr="006C1729">
        <w:rPr>
          <w:rFonts w:ascii="Times New Roman" w:hAnsi="Times New Roman" w:cs="Times New Roman"/>
          <w:sz w:val="24"/>
          <w:szCs w:val="24"/>
        </w:rPr>
        <w:t xml:space="preserve">, </w:t>
      </w:r>
      <w:r w:rsidRPr="006C1729">
        <w:rPr>
          <w:rFonts w:ascii="Times New Roman" w:hAnsi="Times New Roman" w:cs="Times New Roman"/>
          <w:b/>
          <w:sz w:val="24"/>
          <w:szCs w:val="24"/>
        </w:rPr>
        <w:t>IOC-specif</w:t>
      </w:r>
      <w:r w:rsidR="007C384A" w:rsidRPr="007C384A">
        <w:rPr>
          <w:rFonts w:ascii="Times New Roman" w:hAnsi="Times New Roman" w:cs="Times New Roman"/>
          <w:b/>
          <w:sz w:val="24"/>
          <w:szCs w:val="24"/>
        </w:rPr>
        <w:t xml:space="preserve">ic </w:t>
      </w:r>
      <w:r w:rsidRPr="006C1729">
        <w:rPr>
          <w:rFonts w:ascii="Times New Roman" w:hAnsi="Times New Roman" w:cs="Times New Roman"/>
          <w:b/>
          <w:sz w:val="24"/>
          <w:szCs w:val="24"/>
        </w:rPr>
        <w:t>blocklists</w:t>
      </w:r>
      <w:r w:rsidRPr="006C1729">
        <w:rPr>
          <w:rFonts w:ascii="Times New Roman" w:hAnsi="Times New Roman" w:cs="Times New Roman"/>
          <w:sz w:val="24"/>
          <w:szCs w:val="24"/>
        </w:rPr>
        <w:t xml:space="preserve">, </w:t>
      </w:r>
      <w:r w:rsidRPr="006C1729">
        <w:rPr>
          <w:rFonts w:ascii="Times New Roman" w:hAnsi="Times New Roman" w:cs="Times New Roman"/>
          <w:b/>
          <w:sz w:val="24"/>
          <w:szCs w:val="24"/>
        </w:rPr>
        <w:t xml:space="preserve">correlation reports, </w:t>
      </w:r>
      <w:r w:rsidRPr="006C1729">
        <w:rPr>
          <w:rFonts w:ascii="Times New Roman" w:hAnsi="Times New Roman" w:cs="Times New Roman"/>
          <w:sz w:val="24"/>
          <w:szCs w:val="24"/>
        </w:rPr>
        <w:t>and</w:t>
      </w:r>
      <w:r w:rsidRPr="006C1729">
        <w:rPr>
          <w:rFonts w:ascii="Times New Roman" w:hAnsi="Times New Roman" w:cs="Times New Roman"/>
          <w:b/>
          <w:sz w:val="24"/>
          <w:szCs w:val="24"/>
        </w:rPr>
        <w:t xml:space="preserve"> comprehensive threat</w:t>
      </w:r>
      <w:r w:rsidRPr="006C1729">
        <w:rPr>
          <w:rFonts w:ascii="Times New Roman" w:hAnsi="Times New Roman" w:cs="Times New Roman"/>
          <w:sz w:val="24"/>
          <w:szCs w:val="24"/>
        </w:rPr>
        <w:t xml:space="preserve"> intelligence reports. Throughout execution, the Logging Module records detailed operational information to assist with monitoring and debugging.</w:t>
      </w:r>
    </w:p>
    <w:p w:rsidR="00C55D90" w:rsidRDefault="00C55D90" w:rsidP="00506EA2">
      <w:pPr>
        <w:rPr>
          <w:rFonts w:ascii="Times New Roman" w:hAnsi="Times New Roman" w:cs="Times New Roman"/>
          <w:sz w:val="24"/>
          <w:szCs w:val="24"/>
        </w:rPr>
      </w:pPr>
    </w:p>
    <w:p w:rsidR="00C55D90" w:rsidRDefault="00C55D90" w:rsidP="00506EA2">
      <w:pPr>
        <w:rPr>
          <w:rFonts w:ascii="Times New Roman" w:hAnsi="Times New Roman" w:cs="Times New Roman"/>
          <w:sz w:val="24"/>
          <w:szCs w:val="24"/>
        </w:rPr>
      </w:pPr>
    </w:p>
    <w:p w:rsidR="00C55D90" w:rsidRPr="006C1729" w:rsidRDefault="00C55D90"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b/>
          <w:sz w:val="24"/>
          <w:szCs w:val="24"/>
          <w:u w:val="single"/>
        </w:rPr>
      </w:pPr>
      <w:r w:rsidRPr="006C1729">
        <w:rPr>
          <w:rFonts w:ascii="Times New Roman" w:hAnsi="Times New Roman" w:cs="Times New Roman"/>
          <w:b/>
          <w:sz w:val="24"/>
          <w:szCs w:val="24"/>
          <w:u w:val="single"/>
        </w:rPr>
        <w:lastRenderedPageBreak/>
        <w:t>The implementation follows several software engineering best practices, including:</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Clean Architecture</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SOLID Principles</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Modular Design</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Dependency Injection</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Type Hints</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Comprehensive Logging</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Automated Unit Testing</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Clear Separation of Responsibilities</w:t>
      </w:r>
    </w:p>
    <w:p w:rsidR="00506EA2" w:rsidRPr="006C1729" w:rsidRDefault="00506EA2" w:rsidP="00506EA2">
      <w:pPr>
        <w:rPr>
          <w:rFonts w:ascii="Times New Roman" w:hAnsi="Times New Roman" w:cs="Times New Roman"/>
          <w:sz w:val="24"/>
          <w:szCs w:val="24"/>
        </w:rPr>
      </w:pPr>
    </w:p>
    <w:p w:rsidR="00506EA2" w:rsidRPr="006C1729" w:rsidRDefault="00506EA2" w:rsidP="00C55D90">
      <w:pPr>
        <w:pStyle w:val="Heading1"/>
        <w:spacing w:before="0" w:line="360" w:lineRule="auto"/>
        <w:jc w:val="center"/>
        <w:rPr>
          <w:rFonts w:ascii="Times New Roman" w:hAnsi="Times New Roman" w:cs="Times New Roman"/>
          <w:color w:val="595959" w:themeColor="text1" w:themeTint="A6"/>
          <w:sz w:val="24"/>
          <w:szCs w:val="24"/>
        </w:rPr>
      </w:pPr>
      <w:r w:rsidRPr="006C1729">
        <w:rPr>
          <w:rFonts w:ascii="Times New Roman" w:hAnsi="Times New Roman" w:cs="Times New Roman"/>
          <w:color w:val="595959" w:themeColor="text1" w:themeTint="A6"/>
          <w:sz w:val="24"/>
          <w:szCs w:val="24"/>
        </w:rPr>
        <w:t>These practices improve code readability, simplify future maintenance, and provide a scalable foundation for additional functionality.</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p>
    <w:p w:rsidR="00C55D90" w:rsidRDefault="00C55D90">
      <w:pPr>
        <w:rPr>
          <w:rFonts w:ascii="Times New Roman" w:hAnsi="Times New Roman" w:cs="Times New Roman"/>
          <w:sz w:val="24"/>
          <w:szCs w:val="24"/>
        </w:rPr>
      </w:pPr>
      <w:r>
        <w:rPr>
          <w:rFonts w:ascii="Times New Roman" w:hAnsi="Times New Roman" w:cs="Times New Roman"/>
          <w:sz w:val="24"/>
          <w:szCs w:val="24"/>
        </w:rPr>
        <w:br w:type="page"/>
      </w:r>
    </w:p>
    <w:p w:rsidR="00506EA2" w:rsidRPr="006C1729" w:rsidRDefault="00506EA2" w:rsidP="00506EA2">
      <w:pPr>
        <w:rPr>
          <w:rFonts w:ascii="Times New Roman" w:hAnsi="Times New Roman" w:cs="Times New Roman"/>
          <w:sz w:val="24"/>
          <w:szCs w:val="24"/>
        </w:rPr>
      </w:pPr>
    </w:p>
    <w:p w:rsidR="00506EA2" w:rsidRPr="006C1729" w:rsidRDefault="00506EA2" w:rsidP="006C1729">
      <w:pPr>
        <w:pStyle w:val="Heading1"/>
        <w:spacing w:line="360" w:lineRule="auto"/>
        <w:jc w:val="left"/>
        <w:rPr>
          <w:color w:val="auto"/>
        </w:rPr>
      </w:pPr>
      <w:r w:rsidRPr="006C1729">
        <w:rPr>
          <w:color w:val="auto"/>
        </w:rPr>
        <w:t xml:space="preserve"> 12. Testing &amp; Validation</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Testing was performed throughout the development process to verify the correctness, stability, and reliability of each application module. Automated testing was implemented using the </w:t>
      </w:r>
      <w:r w:rsidR="007C384A">
        <w:rPr>
          <w:rFonts w:ascii="Times New Roman" w:hAnsi="Times New Roman" w:cs="Times New Roman"/>
          <w:b/>
          <w:sz w:val="24"/>
          <w:szCs w:val="24"/>
        </w:rPr>
        <w:t>pytest</w:t>
      </w:r>
      <w:r w:rsidRPr="006C1729">
        <w:rPr>
          <w:rFonts w:ascii="Times New Roman" w:hAnsi="Times New Roman" w:cs="Times New Roman"/>
          <w:sz w:val="24"/>
          <w:szCs w:val="24"/>
        </w:rPr>
        <w:t xml:space="preserve"> framework, allowing individual components to be tested independently before integration.</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The test suite covers the core functionality of the application, including parser behavior, IOC validation, normalization, deduplication, correlation logic, exporters, and other critical processing components. External dependencies were isolated using mocking techniques where appropriate to ensure reliable and repeatable unit tests.</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b/>
          <w:sz w:val="28"/>
          <w:szCs w:val="28"/>
          <w:u w:val="single"/>
        </w:rPr>
      </w:pPr>
      <w:r w:rsidRPr="006C1729">
        <w:rPr>
          <w:rFonts w:ascii="Times New Roman" w:hAnsi="Times New Roman" w:cs="Times New Roman"/>
          <w:b/>
          <w:sz w:val="28"/>
          <w:szCs w:val="28"/>
          <w:highlight w:val="lightGray"/>
          <w:u w:val="single"/>
        </w:rPr>
        <w:t>During the final validation phase, the complete test suite was executed using the following command:</w:t>
      </w:r>
    </w:p>
    <w:p w:rsidR="00506EA2" w:rsidRPr="006C1729" w:rsidRDefault="00506EA2" w:rsidP="00506EA2">
      <w:pPr>
        <w:rPr>
          <w:rFonts w:ascii="Times New Roman" w:hAnsi="Times New Roman" w:cs="Times New Roman"/>
          <w:sz w:val="24"/>
          <w:szCs w:val="24"/>
        </w:rPr>
      </w:pPr>
    </w:p>
    <w:p w:rsidR="00506EA2" w:rsidRPr="00C55D90" w:rsidRDefault="00506EA2" w:rsidP="00506EA2">
      <w:pPr>
        <w:rPr>
          <w:rFonts w:ascii="Times New Roman" w:hAnsi="Times New Roman" w:cs="Times New Roman"/>
          <w:b/>
          <w:sz w:val="24"/>
          <w:szCs w:val="24"/>
        </w:rPr>
      </w:pPr>
      <w:proofErr w:type="gramStart"/>
      <w:r w:rsidRPr="00C55D90">
        <w:rPr>
          <w:rFonts w:ascii="Times New Roman" w:hAnsi="Times New Roman" w:cs="Times New Roman"/>
          <w:b/>
          <w:sz w:val="24"/>
          <w:szCs w:val="24"/>
          <w:highlight w:val="yellow"/>
        </w:rPr>
        <w:t>python</w:t>
      </w:r>
      <w:proofErr w:type="gramEnd"/>
      <w:r w:rsidRPr="00C55D90">
        <w:rPr>
          <w:rFonts w:ascii="Times New Roman" w:hAnsi="Times New Roman" w:cs="Times New Roman"/>
          <w:b/>
          <w:sz w:val="24"/>
          <w:szCs w:val="24"/>
          <w:highlight w:val="yellow"/>
        </w:rPr>
        <w:t xml:space="preserve"> -m </w:t>
      </w:r>
      <w:proofErr w:type="spellStart"/>
      <w:r w:rsidRPr="00C55D90">
        <w:rPr>
          <w:rFonts w:ascii="Times New Roman" w:hAnsi="Times New Roman" w:cs="Times New Roman"/>
          <w:b/>
          <w:sz w:val="24"/>
          <w:szCs w:val="24"/>
          <w:highlight w:val="yellow"/>
        </w:rPr>
        <w:t>pytest</w:t>
      </w:r>
      <w:proofErr w:type="spellEnd"/>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b/>
          <w:sz w:val="24"/>
          <w:szCs w:val="24"/>
          <w:u w:val="single"/>
        </w:rPr>
      </w:pPr>
      <w:r w:rsidRPr="006C1729">
        <w:rPr>
          <w:rFonts w:ascii="Times New Roman" w:hAnsi="Times New Roman" w:cs="Times New Roman"/>
          <w:b/>
          <w:sz w:val="24"/>
          <w:szCs w:val="24"/>
          <w:u w:val="single"/>
        </w:rPr>
        <w:t>The final test results were:</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4"/>
          <w:szCs w:val="24"/>
        </w:rPr>
      </w:pPr>
      <w:r>
        <w:rPr>
          <w:rFonts w:ascii="Times New Roman" w:hAnsi="Times New Roman" w:cs="Times New Roman"/>
          <w:b/>
          <w:sz w:val="24"/>
          <w:szCs w:val="24"/>
        </w:rPr>
        <w:t xml:space="preserve"> Total Tests Executed: 76</w:t>
      </w:r>
    </w:p>
    <w:p w:rsidR="00506EA2" w:rsidRPr="00C55D90" w:rsidRDefault="00C55D90" w:rsidP="00506EA2">
      <w:pPr>
        <w:rPr>
          <w:rFonts w:ascii="Times New Roman" w:hAnsi="Times New Roman" w:cs="Times New Roman"/>
          <w:b/>
          <w:sz w:val="24"/>
          <w:szCs w:val="24"/>
        </w:rPr>
      </w:pPr>
      <w:r>
        <w:rPr>
          <w:rFonts w:ascii="Times New Roman" w:hAnsi="Times New Roman" w:cs="Times New Roman"/>
          <w:b/>
          <w:sz w:val="24"/>
          <w:szCs w:val="24"/>
        </w:rPr>
        <w:t xml:space="preserve"> Tests Passed: 76</w:t>
      </w:r>
    </w:p>
    <w:p w:rsidR="00506EA2" w:rsidRPr="00C55D90" w:rsidRDefault="00C55D90" w:rsidP="00506EA2">
      <w:pPr>
        <w:rPr>
          <w:rFonts w:ascii="Times New Roman" w:hAnsi="Times New Roman" w:cs="Times New Roman"/>
          <w:b/>
          <w:sz w:val="24"/>
          <w:szCs w:val="24"/>
        </w:rPr>
      </w:pPr>
      <w:r>
        <w:rPr>
          <w:rFonts w:ascii="Times New Roman" w:hAnsi="Times New Roman" w:cs="Times New Roman"/>
          <w:b/>
          <w:sz w:val="24"/>
          <w:szCs w:val="24"/>
        </w:rPr>
        <w:t xml:space="preserve"> Tests Failed: 0</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b/>
          <w:sz w:val="28"/>
          <w:szCs w:val="28"/>
          <w:highlight w:val="lightGray"/>
          <w:u w:val="single"/>
        </w:rPr>
      </w:pPr>
      <w:r w:rsidRPr="006C1729">
        <w:rPr>
          <w:rFonts w:ascii="Times New Roman" w:hAnsi="Times New Roman" w:cs="Times New Roman"/>
          <w:b/>
          <w:sz w:val="28"/>
          <w:szCs w:val="28"/>
          <w:highlight w:val="lightGray"/>
          <w:u w:val="single"/>
        </w:rPr>
        <w:t>In addition to automated testing, the complete application was validated through an end-to-end execution using the production configuration:</w:t>
      </w:r>
    </w:p>
    <w:p w:rsidR="00506EA2" w:rsidRPr="006C1729" w:rsidRDefault="00506EA2" w:rsidP="00506EA2">
      <w:pPr>
        <w:rPr>
          <w:rFonts w:ascii="Times New Roman" w:hAnsi="Times New Roman" w:cs="Times New Roman"/>
          <w:sz w:val="24"/>
          <w:szCs w:val="24"/>
        </w:rPr>
      </w:pPr>
    </w:p>
    <w:p w:rsidR="00506EA2" w:rsidRPr="00C55D90" w:rsidRDefault="00506EA2" w:rsidP="00506EA2">
      <w:pPr>
        <w:rPr>
          <w:rFonts w:ascii="Times New Roman" w:hAnsi="Times New Roman" w:cs="Times New Roman"/>
          <w:b/>
          <w:sz w:val="24"/>
          <w:szCs w:val="24"/>
        </w:rPr>
      </w:pPr>
      <w:proofErr w:type="gramStart"/>
      <w:r w:rsidRPr="00C55D90">
        <w:rPr>
          <w:rFonts w:ascii="Times New Roman" w:hAnsi="Times New Roman" w:cs="Times New Roman"/>
          <w:b/>
          <w:sz w:val="24"/>
          <w:szCs w:val="24"/>
          <w:highlight w:val="yellow"/>
        </w:rPr>
        <w:lastRenderedPageBreak/>
        <w:t>python</w:t>
      </w:r>
      <w:proofErr w:type="gramEnd"/>
      <w:r w:rsidRPr="00C55D90">
        <w:rPr>
          <w:rFonts w:ascii="Times New Roman" w:hAnsi="Times New Roman" w:cs="Times New Roman"/>
          <w:b/>
          <w:sz w:val="24"/>
          <w:szCs w:val="24"/>
          <w:highlight w:val="yellow"/>
        </w:rPr>
        <w:t xml:space="preserve"> main.py --run --</w:t>
      </w:r>
      <w:proofErr w:type="spellStart"/>
      <w:r w:rsidRPr="00C55D90">
        <w:rPr>
          <w:rFonts w:ascii="Times New Roman" w:hAnsi="Times New Roman" w:cs="Times New Roman"/>
          <w:b/>
          <w:sz w:val="24"/>
          <w:szCs w:val="24"/>
          <w:highlight w:val="yellow"/>
        </w:rPr>
        <w:t>config</w:t>
      </w:r>
      <w:proofErr w:type="spellEnd"/>
      <w:r w:rsidRPr="00C55D90">
        <w:rPr>
          <w:rFonts w:ascii="Times New Roman" w:hAnsi="Times New Roman" w:cs="Times New Roman"/>
          <w:b/>
          <w:sz w:val="24"/>
          <w:szCs w:val="24"/>
          <w:highlight w:val="yellow"/>
        </w:rPr>
        <w:t xml:space="preserve"> </w:t>
      </w:r>
      <w:proofErr w:type="spellStart"/>
      <w:r w:rsidRPr="00C55D90">
        <w:rPr>
          <w:rFonts w:ascii="Times New Roman" w:hAnsi="Times New Roman" w:cs="Times New Roman"/>
          <w:b/>
          <w:sz w:val="24"/>
          <w:szCs w:val="24"/>
          <w:highlight w:val="yellow"/>
        </w:rPr>
        <w:t>configs</w:t>
      </w:r>
      <w:proofErr w:type="spellEnd"/>
      <w:r w:rsidRPr="00C55D90">
        <w:rPr>
          <w:rFonts w:ascii="Times New Roman" w:hAnsi="Times New Roman" w:cs="Times New Roman"/>
          <w:b/>
          <w:sz w:val="24"/>
          <w:szCs w:val="24"/>
          <w:highlight w:val="yellow"/>
        </w:rPr>
        <w:t>/</w:t>
      </w:r>
      <w:proofErr w:type="spellStart"/>
      <w:r w:rsidRPr="00C55D90">
        <w:rPr>
          <w:rFonts w:ascii="Times New Roman" w:hAnsi="Times New Roman" w:cs="Times New Roman"/>
          <w:b/>
          <w:sz w:val="24"/>
          <w:szCs w:val="24"/>
          <w:highlight w:val="yellow"/>
        </w:rPr>
        <w:t>feeds.yaml</w:t>
      </w:r>
      <w:proofErr w:type="spellEnd"/>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b/>
          <w:sz w:val="24"/>
          <w:szCs w:val="24"/>
          <w:u w:val="single"/>
        </w:rPr>
      </w:pPr>
      <w:r w:rsidRPr="006C1729">
        <w:rPr>
          <w:rFonts w:ascii="Times New Roman" w:hAnsi="Times New Roman" w:cs="Times New Roman"/>
          <w:b/>
          <w:sz w:val="24"/>
          <w:szCs w:val="24"/>
          <w:u w:val="single"/>
        </w:rPr>
        <w:t>The execution completed successfully with the following results:</w:t>
      </w:r>
    </w:p>
    <w:p w:rsidR="00506EA2" w:rsidRPr="006C1729" w:rsidRDefault="00506EA2" w:rsidP="00506EA2">
      <w:pPr>
        <w:rPr>
          <w:rFonts w:ascii="Times New Roman" w:hAnsi="Times New Roman" w:cs="Times New Roman"/>
          <w:sz w:val="24"/>
          <w:szCs w:val="24"/>
        </w:rPr>
      </w:pPr>
    </w:p>
    <w:p w:rsidR="00506EA2" w:rsidRPr="00C55D90" w:rsidRDefault="00C55D90" w:rsidP="00506EA2">
      <w:pPr>
        <w:rPr>
          <w:rFonts w:ascii="Times New Roman" w:hAnsi="Times New Roman" w:cs="Times New Roman"/>
          <w:b/>
          <w:sz w:val="24"/>
          <w:szCs w:val="24"/>
        </w:rPr>
      </w:pPr>
      <w:r>
        <w:rPr>
          <w:rFonts w:ascii="Times New Roman" w:hAnsi="Times New Roman" w:cs="Times New Roman"/>
          <w:b/>
          <w:sz w:val="24"/>
          <w:szCs w:val="24"/>
        </w:rPr>
        <w:t>Total Feeds Processed: 3</w:t>
      </w:r>
    </w:p>
    <w:p w:rsidR="00506EA2" w:rsidRPr="00C55D90" w:rsidRDefault="00C55D90" w:rsidP="00506EA2">
      <w:pPr>
        <w:rPr>
          <w:rFonts w:ascii="Times New Roman" w:hAnsi="Times New Roman" w:cs="Times New Roman"/>
          <w:b/>
          <w:sz w:val="24"/>
          <w:szCs w:val="24"/>
        </w:rPr>
      </w:pPr>
      <w:r>
        <w:rPr>
          <w:rFonts w:ascii="Times New Roman" w:hAnsi="Times New Roman" w:cs="Times New Roman"/>
          <w:b/>
          <w:sz w:val="24"/>
          <w:szCs w:val="24"/>
        </w:rPr>
        <w:t xml:space="preserve">Successful Feeds: </w:t>
      </w:r>
      <w:r w:rsidR="00506EA2" w:rsidRPr="00C55D90">
        <w:rPr>
          <w:rFonts w:ascii="Times New Roman" w:hAnsi="Times New Roman" w:cs="Times New Roman"/>
          <w:b/>
          <w:sz w:val="24"/>
          <w:szCs w:val="24"/>
        </w:rPr>
        <w:t>3</w:t>
      </w:r>
    </w:p>
    <w:p w:rsidR="00506EA2" w:rsidRPr="00C55D90" w:rsidRDefault="00506EA2" w:rsidP="00506EA2">
      <w:pPr>
        <w:rPr>
          <w:rFonts w:ascii="Times New Roman" w:hAnsi="Times New Roman" w:cs="Times New Roman"/>
          <w:b/>
          <w:sz w:val="24"/>
          <w:szCs w:val="24"/>
        </w:rPr>
      </w:pPr>
      <w:r w:rsidRPr="00C55D90">
        <w:rPr>
          <w:rFonts w:ascii="Times New Roman" w:hAnsi="Times New Roman" w:cs="Times New Roman"/>
          <w:b/>
          <w:sz w:val="24"/>
          <w:szCs w:val="24"/>
        </w:rPr>
        <w:t xml:space="preserve">Total Indicators </w:t>
      </w:r>
      <w:r w:rsidR="00C55D90">
        <w:rPr>
          <w:rFonts w:ascii="Times New Roman" w:hAnsi="Times New Roman" w:cs="Times New Roman"/>
          <w:b/>
          <w:sz w:val="24"/>
          <w:szCs w:val="24"/>
        </w:rPr>
        <w:t>of Compromise (IOCs): 26,289</w:t>
      </w:r>
    </w:p>
    <w:p w:rsidR="00506EA2" w:rsidRPr="00C55D90" w:rsidRDefault="00506EA2" w:rsidP="00506EA2">
      <w:pPr>
        <w:rPr>
          <w:rFonts w:ascii="Times New Roman" w:hAnsi="Times New Roman" w:cs="Times New Roman"/>
          <w:b/>
          <w:sz w:val="24"/>
          <w:szCs w:val="24"/>
        </w:rPr>
      </w:pPr>
      <w:r w:rsidRPr="00C55D90">
        <w:rPr>
          <w:rFonts w:ascii="Times New Roman" w:hAnsi="Times New Roman" w:cs="Times New Roman"/>
          <w:b/>
          <w:sz w:val="24"/>
          <w:szCs w:val="24"/>
        </w:rPr>
        <w:t>Execution T</w:t>
      </w:r>
      <w:r w:rsidR="00C55D90">
        <w:rPr>
          <w:rFonts w:ascii="Times New Roman" w:hAnsi="Times New Roman" w:cs="Times New Roman"/>
          <w:b/>
          <w:sz w:val="24"/>
          <w:szCs w:val="24"/>
        </w:rPr>
        <w:t>ime: Approximately 9 seconds</w:t>
      </w:r>
    </w:p>
    <w:p w:rsidR="00506EA2" w:rsidRPr="00C55D90" w:rsidRDefault="00506EA2" w:rsidP="00506EA2">
      <w:pPr>
        <w:rPr>
          <w:rFonts w:ascii="Times New Roman" w:hAnsi="Times New Roman" w:cs="Times New Roman"/>
          <w:b/>
          <w:sz w:val="24"/>
          <w:szCs w:val="24"/>
        </w:rPr>
      </w:pPr>
    </w:p>
    <w:p w:rsidR="00C55D90" w:rsidRDefault="00506EA2" w:rsidP="00C55D90">
      <w:pPr>
        <w:pStyle w:val="Heading1"/>
        <w:spacing w:before="0" w:line="360" w:lineRule="auto"/>
        <w:jc w:val="center"/>
        <w:rPr>
          <w:rFonts w:ascii="Times New Roman" w:hAnsi="Times New Roman" w:cs="Times New Roman"/>
          <w:color w:val="595959" w:themeColor="text1" w:themeTint="A6"/>
          <w:sz w:val="24"/>
          <w:szCs w:val="24"/>
        </w:rPr>
      </w:pPr>
      <w:r w:rsidRPr="006C1729">
        <w:rPr>
          <w:rFonts w:ascii="Times New Roman" w:hAnsi="Times New Roman" w:cs="Times New Roman"/>
          <w:color w:val="595959" w:themeColor="text1" w:themeTint="A6"/>
          <w:sz w:val="24"/>
          <w:szCs w:val="24"/>
        </w:rPr>
        <w:t>The successful execution confirmed that the complete processing pipeline—including downloading, parsing, validation, normalization, deduplication, correlation, reporting, and exporting—operated correctly and produced the expected outputs. These results demonstrate the reliability and readiness of Version 1.0.0 of the Threat Intelligence Aggregator.</w:t>
      </w:r>
    </w:p>
    <w:p w:rsidR="00C55D90" w:rsidRDefault="00C55D90" w:rsidP="00C55D90">
      <w:pPr>
        <w:rPr>
          <w:rFonts w:eastAsiaTheme="majorEastAsia"/>
        </w:rPr>
      </w:pPr>
      <w:r>
        <w:br w:type="page"/>
      </w:r>
    </w:p>
    <w:p w:rsidR="009C5B9C" w:rsidRPr="006C1729" w:rsidRDefault="009C5B9C" w:rsidP="00C55D90">
      <w:pPr>
        <w:pStyle w:val="Heading1"/>
        <w:spacing w:before="0" w:line="360" w:lineRule="auto"/>
        <w:jc w:val="center"/>
        <w:rPr>
          <w:rFonts w:ascii="Times New Roman" w:hAnsi="Times New Roman" w:cs="Times New Roman"/>
          <w:color w:val="595959" w:themeColor="text1" w:themeTint="A6"/>
          <w:sz w:val="24"/>
          <w:szCs w:val="24"/>
        </w:rPr>
      </w:pPr>
    </w:p>
    <w:p w:rsidR="00506EA2" w:rsidRPr="006C1729" w:rsidRDefault="00506EA2" w:rsidP="00C55D90">
      <w:pPr>
        <w:pStyle w:val="Heading1"/>
        <w:jc w:val="left"/>
        <w:rPr>
          <w:color w:val="auto"/>
        </w:rPr>
      </w:pPr>
      <w:r w:rsidRPr="006C1729">
        <w:rPr>
          <w:color w:val="auto"/>
        </w:rPr>
        <w:t>13. Results</w:t>
      </w:r>
    </w:p>
    <w:p w:rsidR="00506EA2" w:rsidRPr="006C1729" w:rsidRDefault="00506EA2" w:rsidP="00C55D90">
      <w:pPr>
        <w:spacing w:line="240" w:lineRule="auto"/>
        <w:rPr>
          <w:rFonts w:ascii="Times New Roman" w:hAnsi="Times New Roman" w:cs="Times New Roman"/>
          <w:sz w:val="24"/>
          <w:szCs w:val="24"/>
        </w:rPr>
      </w:pPr>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The Threat Intelligence Aggregator was successfully developed and validated as a modular threat intelligence processing toolkit. The final implementation met the defined project objectives by automating the collection, processing, validation, correlation, and export of threat intelligence obtained from multiple external sources.</w:t>
      </w:r>
    </w:p>
    <w:p w:rsidR="00506EA2" w:rsidRPr="006C1729" w:rsidRDefault="00506EA2" w:rsidP="00C55D90">
      <w:pPr>
        <w:spacing w:line="240" w:lineRule="auto"/>
        <w:rPr>
          <w:rFonts w:ascii="Times New Roman" w:hAnsi="Times New Roman" w:cs="Times New Roman"/>
          <w:sz w:val="24"/>
          <w:szCs w:val="24"/>
        </w:rPr>
      </w:pPr>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During final system verification, the application successfully processed all configured threat intelligence feeds without errors. The runtime evaluation demonstrated that the toolkit is capable of efficiently handling a large volume of Indicators of Compromise while maintaining a lightweight execution profile.</w:t>
      </w:r>
    </w:p>
    <w:p w:rsidR="00506EA2" w:rsidRPr="006C1729" w:rsidRDefault="00506EA2" w:rsidP="00506EA2">
      <w:pPr>
        <w:rPr>
          <w:rFonts w:ascii="Times New Roman" w:hAnsi="Times New Roman" w:cs="Times New Roman"/>
          <w:sz w:val="24"/>
          <w:szCs w:val="24"/>
        </w:rPr>
      </w:pPr>
    </w:p>
    <w:p w:rsidR="00506EA2" w:rsidRPr="006C1729" w:rsidRDefault="00506EA2" w:rsidP="00C55D90">
      <w:pPr>
        <w:spacing w:line="240" w:lineRule="auto"/>
        <w:rPr>
          <w:rFonts w:ascii="Times New Roman" w:hAnsi="Times New Roman" w:cs="Times New Roman"/>
          <w:b/>
          <w:sz w:val="24"/>
          <w:szCs w:val="24"/>
          <w:u w:val="single"/>
        </w:rPr>
      </w:pPr>
      <w:r w:rsidRPr="006C1729">
        <w:rPr>
          <w:rFonts w:ascii="Times New Roman" w:hAnsi="Times New Roman" w:cs="Times New Roman"/>
          <w:b/>
          <w:sz w:val="24"/>
          <w:szCs w:val="24"/>
          <w:u w:val="single"/>
        </w:rPr>
        <w:t>The application successfully generated the following outputs:</w:t>
      </w:r>
    </w:p>
    <w:p w:rsidR="00506EA2" w:rsidRPr="006C1729" w:rsidRDefault="00506EA2" w:rsidP="00C55D90">
      <w:pPr>
        <w:spacing w:line="240" w:lineRule="auto"/>
        <w:rPr>
          <w:rFonts w:ascii="Times New Roman" w:hAnsi="Times New Roman" w:cs="Times New Roman"/>
          <w:sz w:val="24"/>
          <w:szCs w:val="24"/>
        </w:rPr>
      </w:pPr>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JSON Export</w:t>
      </w:r>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CSV Export</w:t>
      </w:r>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Threat Intelligence Report</w:t>
      </w:r>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Correlation Report</w:t>
      </w:r>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xml:space="preserve">* IPv4 </w:t>
      </w:r>
      <w:proofErr w:type="spellStart"/>
      <w:r w:rsidRPr="006C1729">
        <w:rPr>
          <w:rFonts w:ascii="Times New Roman" w:hAnsi="Times New Roman" w:cs="Times New Roman"/>
          <w:sz w:val="24"/>
          <w:szCs w:val="24"/>
        </w:rPr>
        <w:t>Blocklist</w:t>
      </w:r>
      <w:proofErr w:type="spellEnd"/>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xml:space="preserve">* IPv6 </w:t>
      </w:r>
      <w:proofErr w:type="spellStart"/>
      <w:r w:rsidRPr="006C1729">
        <w:rPr>
          <w:rFonts w:ascii="Times New Roman" w:hAnsi="Times New Roman" w:cs="Times New Roman"/>
          <w:sz w:val="24"/>
          <w:szCs w:val="24"/>
        </w:rPr>
        <w:t>Blocklist</w:t>
      </w:r>
      <w:proofErr w:type="spellEnd"/>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xml:space="preserve">* IPv4 CIDR </w:t>
      </w:r>
      <w:proofErr w:type="spellStart"/>
      <w:r w:rsidRPr="006C1729">
        <w:rPr>
          <w:rFonts w:ascii="Times New Roman" w:hAnsi="Times New Roman" w:cs="Times New Roman"/>
          <w:sz w:val="24"/>
          <w:szCs w:val="24"/>
        </w:rPr>
        <w:t>Blocklist</w:t>
      </w:r>
      <w:proofErr w:type="spellEnd"/>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xml:space="preserve">* Domain </w:t>
      </w:r>
      <w:proofErr w:type="spellStart"/>
      <w:r w:rsidRPr="006C1729">
        <w:rPr>
          <w:rFonts w:ascii="Times New Roman" w:hAnsi="Times New Roman" w:cs="Times New Roman"/>
          <w:sz w:val="24"/>
          <w:szCs w:val="24"/>
        </w:rPr>
        <w:t>Blocklist</w:t>
      </w:r>
      <w:proofErr w:type="spellEnd"/>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xml:space="preserve">* URL </w:t>
      </w:r>
      <w:proofErr w:type="spellStart"/>
      <w:r w:rsidRPr="006C1729">
        <w:rPr>
          <w:rFonts w:ascii="Times New Roman" w:hAnsi="Times New Roman" w:cs="Times New Roman"/>
          <w:sz w:val="24"/>
          <w:szCs w:val="24"/>
        </w:rPr>
        <w:t>Blocklist</w:t>
      </w:r>
      <w:proofErr w:type="spellEnd"/>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xml:space="preserve">* MD5 </w:t>
      </w:r>
      <w:proofErr w:type="spellStart"/>
      <w:r w:rsidRPr="006C1729">
        <w:rPr>
          <w:rFonts w:ascii="Times New Roman" w:hAnsi="Times New Roman" w:cs="Times New Roman"/>
          <w:sz w:val="24"/>
          <w:szCs w:val="24"/>
        </w:rPr>
        <w:t>Blocklist</w:t>
      </w:r>
      <w:proofErr w:type="spellEnd"/>
    </w:p>
    <w:p w:rsidR="00506EA2" w:rsidRPr="006C1729" w:rsidRDefault="00506EA2" w:rsidP="00C55D90">
      <w:pPr>
        <w:spacing w:line="240" w:lineRule="auto"/>
        <w:rPr>
          <w:rFonts w:ascii="Times New Roman" w:hAnsi="Times New Roman" w:cs="Times New Roman"/>
          <w:sz w:val="24"/>
          <w:szCs w:val="24"/>
        </w:rPr>
      </w:pPr>
      <w:r w:rsidRPr="006C1729">
        <w:rPr>
          <w:rFonts w:ascii="Times New Roman" w:hAnsi="Times New Roman" w:cs="Times New Roman"/>
          <w:sz w:val="24"/>
          <w:szCs w:val="24"/>
        </w:rPr>
        <w:t xml:space="preserve">* SHA1 </w:t>
      </w:r>
      <w:proofErr w:type="spellStart"/>
      <w:r w:rsidRPr="006C1729">
        <w:rPr>
          <w:rFonts w:ascii="Times New Roman" w:hAnsi="Times New Roman" w:cs="Times New Roman"/>
          <w:sz w:val="24"/>
          <w:szCs w:val="24"/>
        </w:rPr>
        <w:t>Blocklist</w:t>
      </w:r>
      <w:proofErr w:type="spellEnd"/>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 xml:space="preserve">* SHA256 </w:t>
      </w:r>
      <w:proofErr w:type="spellStart"/>
      <w:r w:rsidRPr="006C1729">
        <w:rPr>
          <w:rFonts w:ascii="Times New Roman" w:hAnsi="Times New Roman" w:cs="Times New Roman"/>
          <w:sz w:val="24"/>
          <w:szCs w:val="24"/>
        </w:rPr>
        <w:t>Blocklist</w:t>
      </w:r>
      <w:proofErr w:type="spellEnd"/>
    </w:p>
    <w:p w:rsidR="00506EA2" w:rsidRPr="006C1729" w:rsidRDefault="00506EA2" w:rsidP="00C55D90">
      <w:pPr>
        <w:jc w:val="center"/>
        <w:rPr>
          <w:rFonts w:ascii="Times New Roman" w:hAnsi="Times New Roman" w:cs="Times New Roman"/>
          <w:sz w:val="24"/>
          <w:szCs w:val="24"/>
        </w:rPr>
      </w:pPr>
    </w:p>
    <w:p w:rsidR="00506EA2" w:rsidRPr="006C1729" w:rsidRDefault="00506EA2" w:rsidP="00C55D90">
      <w:pPr>
        <w:pStyle w:val="Heading1"/>
        <w:spacing w:before="0" w:line="360" w:lineRule="auto"/>
        <w:jc w:val="center"/>
        <w:rPr>
          <w:rFonts w:ascii="Times New Roman" w:hAnsi="Times New Roman" w:cs="Times New Roman"/>
          <w:color w:val="595959" w:themeColor="text1" w:themeTint="A6"/>
          <w:sz w:val="24"/>
          <w:szCs w:val="24"/>
        </w:rPr>
      </w:pPr>
      <w:r w:rsidRPr="006C1729">
        <w:rPr>
          <w:rFonts w:ascii="Times New Roman" w:hAnsi="Times New Roman" w:cs="Times New Roman"/>
          <w:color w:val="595959" w:themeColor="text1" w:themeTint="A6"/>
          <w:sz w:val="24"/>
          <w:szCs w:val="24"/>
        </w:rPr>
        <w:t>These results demonstrate that the application is capable of processing multiple threat intelligence sources efficiently while producing structured outputs suitable for defensive cybersecurity operations. The successful completion of all automated tests further confirms the correctness and reliability of the implemented functionality.</w:t>
      </w:r>
    </w:p>
    <w:p w:rsidR="00506EA2" w:rsidRPr="006C1729" w:rsidRDefault="00506EA2" w:rsidP="00506EA2">
      <w:pPr>
        <w:rPr>
          <w:rFonts w:ascii="Times New Roman" w:hAnsi="Times New Roman" w:cs="Times New Roman"/>
          <w:sz w:val="24"/>
          <w:szCs w:val="24"/>
        </w:rPr>
      </w:pPr>
    </w:p>
    <w:p w:rsidR="00C55D90" w:rsidRDefault="00C55D90">
      <w:pPr>
        <w:rPr>
          <w:rFonts w:ascii="Times New Roman" w:hAnsi="Times New Roman" w:cs="Times New Roman"/>
          <w:sz w:val="24"/>
          <w:szCs w:val="24"/>
        </w:rPr>
      </w:pPr>
      <w:r>
        <w:rPr>
          <w:rFonts w:ascii="Times New Roman" w:hAnsi="Times New Roman" w:cs="Times New Roman"/>
          <w:sz w:val="24"/>
          <w:szCs w:val="24"/>
        </w:rPr>
        <w:br w:type="page"/>
      </w:r>
    </w:p>
    <w:p w:rsidR="00506EA2" w:rsidRPr="006C1729" w:rsidRDefault="00506EA2" w:rsidP="00506EA2">
      <w:pPr>
        <w:rPr>
          <w:rFonts w:ascii="Times New Roman" w:hAnsi="Times New Roman" w:cs="Times New Roman"/>
          <w:sz w:val="24"/>
          <w:szCs w:val="24"/>
        </w:rPr>
      </w:pPr>
    </w:p>
    <w:p w:rsidR="00506EA2" w:rsidRPr="00C55D90" w:rsidRDefault="007C384A" w:rsidP="00C55D90">
      <w:pPr>
        <w:pStyle w:val="Heading1"/>
        <w:spacing w:line="360" w:lineRule="auto"/>
        <w:jc w:val="left"/>
        <w:rPr>
          <w:color w:val="auto"/>
        </w:rPr>
      </w:pPr>
      <w:r>
        <w:rPr>
          <w:color w:val="auto"/>
        </w:rPr>
        <w:t>1</w:t>
      </w:r>
      <w:r w:rsidR="00506EA2" w:rsidRPr="006C1729">
        <w:rPr>
          <w:color w:val="auto"/>
        </w:rPr>
        <w:t>4. Screenshots</w:t>
      </w:r>
    </w:p>
    <w:p w:rsidR="00C55D90" w:rsidRDefault="00506EA2" w:rsidP="00506EA2">
      <w:pPr>
        <w:rPr>
          <w:rFonts w:ascii="Times New Roman" w:hAnsi="Times New Roman" w:cs="Times New Roman"/>
          <w:b/>
          <w:sz w:val="28"/>
          <w:szCs w:val="28"/>
        </w:rPr>
      </w:pPr>
      <w:r w:rsidRPr="006C1729">
        <w:rPr>
          <w:rFonts w:ascii="Times New Roman" w:hAnsi="Times New Roman" w:cs="Times New Roman"/>
          <w:b/>
          <w:sz w:val="28"/>
          <w:szCs w:val="28"/>
        </w:rPr>
        <w:t xml:space="preserve"> Screenshot 1: Project Folder Structure</w:t>
      </w:r>
    </w:p>
    <w:p w:rsidR="00506EA2" w:rsidRPr="006C1729" w:rsidRDefault="00C55D90" w:rsidP="00506EA2">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732145" cy="4558030"/>
            <wp:effectExtent l="0" t="0" r="1905"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complete project directory.png"/>
                    <pic:cNvPicPr/>
                  </pic:nvPicPr>
                  <pic:blipFill>
                    <a:blip r:embed="rId10">
                      <a:extLst>
                        <a:ext uri="{28A0092B-C50C-407E-A947-70E740481C1C}">
                          <a14:useLocalDpi xmlns:a14="http://schemas.microsoft.com/office/drawing/2010/main" val="0"/>
                        </a:ext>
                      </a:extLst>
                    </a:blip>
                    <a:stretch>
                      <a:fillRect/>
                    </a:stretch>
                  </pic:blipFill>
                  <pic:spPr>
                    <a:xfrm>
                      <a:off x="0" y="0"/>
                      <a:ext cx="5732145" cy="4558030"/>
                    </a:xfrm>
                    <a:prstGeom prst="rect">
                      <a:avLst/>
                    </a:prstGeom>
                  </pic:spPr>
                </pic:pic>
              </a:graphicData>
            </a:graphic>
          </wp:inline>
        </w:drawing>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Calibri" w:hAnsi="Calibri" w:cs="Calibri"/>
          <w:b/>
          <w:i/>
          <w:color w:val="7F7F7F" w:themeColor="text1" w:themeTint="80"/>
          <w:sz w:val="20"/>
          <w:szCs w:val="20"/>
        </w:rPr>
      </w:pPr>
      <w:r w:rsidRPr="006C1729">
        <w:rPr>
          <w:rFonts w:ascii="Calibri" w:hAnsi="Calibri" w:cs="Calibri"/>
          <w:b/>
          <w:i/>
          <w:color w:val="7F7F7F" w:themeColor="text1" w:themeTint="80"/>
          <w:sz w:val="20"/>
          <w:szCs w:val="20"/>
        </w:rPr>
        <w:t>Figure 3. Project Direct</w:t>
      </w:r>
      <w:r w:rsidR="00C55D90">
        <w:rPr>
          <w:rFonts w:ascii="Calibri" w:hAnsi="Calibri" w:cs="Calibri"/>
          <w:b/>
          <w:i/>
          <w:color w:val="7F7F7F" w:themeColor="text1" w:themeTint="80"/>
          <w:sz w:val="20"/>
          <w:szCs w:val="20"/>
        </w:rPr>
        <w:t>ory Structure</w:t>
      </w:r>
    </w:p>
    <w:p w:rsidR="00C55D90" w:rsidRDefault="00C55D90">
      <w:pPr>
        <w:rPr>
          <w:rFonts w:ascii="Times New Roman" w:hAnsi="Times New Roman" w:cs="Times New Roman"/>
          <w:sz w:val="24"/>
          <w:szCs w:val="24"/>
        </w:rPr>
      </w:pPr>
      <w:r>
        <w:rPr>
          <w:rFonts w:ascii="Times New Roman" w:hAnsi="Times New Roman" w:cs="Times New Roman"/>
          <w:sz w:val="24"/>
          <w:szCs w:val="24"/>
        </w:rPr>
        <w:br w:type="page"/>
      </w:r>
    </w:p>
    <w:p w:rsidR="00506EA2" w:rsidRPr="006C1729" w:rsidRDefault="00506EA2" w:rsidP="00506EA2">
      <w:pPr>
        <w:rPr>
          <w:rFonts w:ascii="Times New Roman" w:hAnsi="Times New Roman" w:cs="Times New Roman"/>
          <w:sz w:val="24"/>
          <w:szCs w:val="24"/>
        </w:rPr>
      </w:pPr>
    </w:p>
    <w:p w:rsidR="00506EA2" w:rsidRDefault="00506EA2" w:rsidP="00506EA2">
      <w:pPr>
        <w:rPr>
          <w:rFonts w:ascii="Times New Roman" w:hAnsi="Times New Roman" w:cs="Times New Roman"/>
          <w:b/>
          <w:sz w:val="28"/>
          <w:szCs w:val="28"/>
        </w:rPr>
      </w:pPr>
      <w:r w:rsidRPr="006C1729">
        <w:rPr>
          <w:rFonts w:ascii="Times New Roman" w:hAnsi="Times New Roman" w:cs="Times New Roman"/>
          <w:b/>
          <w:sz w:val="28"/>
          <w:szCs w:val="28"/>
        </w:rPr>
        <w:t>Screenshot 2: Feed Configuration File</w:t>
      </w:r>
    </w:p>
    <w:p w:rsidR="00C55D90" w:rsidRPr="006C1729" w:rsidRDefault="00C55D90" w:rsidP="00506EA2">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732145" cy="1163955"/>
            <wp:effectExtent l="0" t="0" r="1905" b="0"/>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ouput yaml.png"/>
                    <pic:cNvPicPr/>
                  </pic:nvPicPr>
                  <pic:blipFill>
                    <a:blip r:embed="rId11">
                      <a:extLst>
                        <a:ext uri="{28A0092B-C50C-407E-A947-70E740481C1C}">
                          <a14:useLocalDpi xmlns:a14="http://schemas.microsoft.com/office/drawing/2010/main" val="0"/>
                        </a:ext>
                      </a:extLst>
                    </a:blip>
                    <a:stretch>
                      <a:fillRect/>
                    </a:stretch>
                  </pic:blipFill>
                  <pic:spPr>
                    <a:xfrm>
                      <a:off x="0" y="0"/>
                      <a:ext cx="5732145" cy="1163955"/>
                    </a:xfrm>
                    <a:prstGeom prst="rect">
                      <a:avLst/>
                    </a:prstGeom>
                  </pic:spPr>
                </pic:pic>
              </a:graphicData>
            </a:graphic>
          </wp:inline>
        </w:drawing>
      </w:r>
    </w:p>
    <w:p w:rsidR="00506EA2" w:rsidRPr="006C1729" w:rsidRDefault="00506EA2" w:rsidP="00506EA2">
      <w:pPr>
        <w:rPr>
          <w:rFonts w:ascii="Times New Roman" w:hAnsi="Times New Roman" w:cs="Times New Roman"/>
          <w:sz w:val="24"/>
          <w:szCs w:val="24"/>
        </w:rPr>
      </w:pPr>
    </w:p>
    <w:p w:rsidR="00506EA2" w:rsidRPr="006C1729" w:rsidRDefault="00C55D90" w:rsidP="00C55D90">
      <w:pPr>
        <w:rPr>
          <w:rFonts w:ascii="Calibri" w:hAnsi="Calibri" w:cs="Calibri"/>
          <w:b/>
          <w:i/>
          <w:color w:val="7F7F7F" w:themeColor="text1" w:themeTint="80"/>
          <w:sz w:val="20"/>
          <w:szCs w:val="20"/>
        </w:rPr>
      </w:pPr>
      <w:r>
        <w:rPr>
          <w:rFonts w:ascii="Calibri" w:hAnsi="Calibri" w:cs="Calibri"/>
          <w:b/>
          <w:i/>
          <w:color w:val="7F7F7F" w:themeColor="text1" w:themeTint="80"/>
          <w:sz w:val="20"/>
          <w:szCs w:val="20"/>
        </w:rPr>
        <w:t xml:space="preserve"> Figure 4. Feed Configuration</w:t>
      </w:r>
    </w:p>
    <w:p w:rsidR="00506EA2" w:rsidRPr="006C1729" w:rsidRDefault="00506EA2" w:rsidP="00506EA2">
      <w:pPr>
        <w:rPr>
          <w:rFonts w:ascii="Times New Roman" w:hAnsi="Times New Roman" w:cs="Times New Roman"/>
          <w:sz w:val="24"/>
          <w:szCs w:val="24"/>
        </w:rPr>
      </w:pPr>
    </w:p>
    <w:p w:rsidR="00506EA2" w:rsidRDefault="00506EA2" w:rsidP="00506EA2">
      <w:pPr>
        <w:rPr>
          <w:rFonts w:ascii="Times New Roman" w:hAnsi="Times New Roman" w:cs="Times New Roman"/>
          <w:b/>
          <w:sz w:val="28"/>
          <w:szCs w:val="28"/>
        </w:rPr>
      </w:pPr>
      <w:r w:rsidRPr="006C1729">
        <w:rPr>
          <w:rFonts w:ascii="Times New Roman" w:hAnsi="Times New Roman" w:cs="Times New Roman"/>
          <w:b/>
          <w:sz w:val="28"/>
          <w:szCs w:val="28"/>
        </w:rPr>
        <w:t>Screenshot 3: Successful Application Execution</w:t>
      </w:r>
    </w:p>
    <w:p w:rsidR="00C55D90" w:rsidRPr="006C1729" w:rsidRDefault="00C55D90" w:rsidP="00506EA2">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732145" cy="2757805"/>
            <wp:effectExtent l="0" t="0" r="1905" b="444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left.png"/>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2145" cy="2757805"/>
                    </a:xfrm>
                    <a:prstGeom prst="rect">
                      <a:avLst/>
                    </a:prstGeom>
                  </pic:spPr>
                </pic:pic>
              </a:graphicData>
            </a:graphic>
          </wp:inline>
        </w:drawing>
      </w:r>
    </w:p>
    <w:p w:rsidR="00506EA2" w:rsidRPr="006C1729" w:rsidRDefault="00506EA2" w:rsidP="00506EA2">
      <w:pPr>
        <w:rPr>
          <w:rFonts w:ascii="Times New Roman" w:hAnsi="Times New Roman" w:cs="Times New Roman"/>
          <w:sz w:val="24"/>
          <w:szCs w:val="24"/>
        </w:rPr>
      </w:pPr>
    </w:p>
    <w:p w:rsidR="00C55D90" w:rsidRDefault="00506EA2" w:rsidP="00506EA2">
      <w:pPr>
        <w:rPr>
          <w:rFonts w:ascii="Calibri" w:hAnsi="Calibri" w:cs="Calibri"/>
          <w:b/>
          <w:i/>
          <w:color w:val="7F7F7F" w:themeColor="text1" w:themeTint="80"/>
          <w:sz w:val="20"/>
          <w:szCs w:val="20"/>
        </w:rPr>
      </w:pPr>
      <w:r w:rsidRPr="006C1729">
        <w:rPr>
          <w:rFonts w:ascii="Calibri" w:hAnsi="Calibri" w:cs="Calibri"/>
          <w:b/>
          <w:i/>
          <w:color w:val="7F7F7F" w:themeColor="text1" w:themeTint="80"/>
          <w:sz w:val="20"/>
          <w:szCs w:val="20"/>
        </w:rPr>
        <w:t xml:space="preserve"> Figure 5. Successful</w:t>
      </w:r>
      <w:r w:rsidR="00C55D90">
        <w:rPr>
          <w:rFonts w:ascii="Calibri" w:hAnsi="Calibri" w:cs="Calibri"/>
          <w:b/>
          <w:i/>
          <w:color w:val="7F7F7F" w:themeColor="text1" w:themeTint="80"/>
          <w:sz w:val="20"/>
          <w:szCs w:val="20"/>
        </w:rPr>
        <w:t xml:space="preserve"> Threat Intelligence Processing</w:t>
      </w:r>
    </w:p>
    <w:p w:rsidR="00506EA2" w:rsidRPr="00C55D90" w:rsidRDefault="00C55D90" w:rsidP="00506EA2">
      <w:r>
        <w:br w:type="page"/>
      </w:r>
    </w:p>
    <w:p w:rsidR="00506EA2" w:rsidRPr="006C1729" w:rsidRDefault="00506EA2" w:rsidP="00506EA2">
      <w:pPr>
        <w:rPr>
          <w:rFonts w:ascii="Times New Roman" w:hAnsi="Times New Roman" w:cs="Times New Roman"/>
          <w:b/>
          <w:sz w:val="28"/>
          <w:szCs w:val="28"/>
        </w:rPr>
      </w:pPr>
      <w:r w:rsidRPr="006C1729">
        <w:rPr>
          <w:rFonts w:ascii="Times New Roman" w:hAnsi="Times New Roman" w:cs="Times New Roman"/>
          <w:b/>
          <w:sz w:val="28"/>
          <w:szCs w:val="28"/>
        </w:rPr>
        <w:lastRenderedPageBreak/>
        <w:t>Screenshot 4: Automated Testing</w:t>
      </w:r>
    </w:p>
    <w:p w:rsidR="00506EA2" w:rsidRPr="006C1729" w:rsidRDefault="00C55D90" w:rsidP="00506EA2">
      <w:pPr>
        <w:rPr>
          <w:rFonts w:ascii="Times New Roman" w:hAnsi="Times New Roman" w:cs="Times New Roman"/>
          <w:sz w:val="24"/>
          <w:szCs w:val="24"/>
        </w:rPr>
      </w:pPr>
      <w:r>
        <w:rPr>
          <w:rFonts w:ascii="Times New Roman" w:hAnsi="Times New Roman" w:cs="Times New Roman"/>
          <w:noProof/>
          <w:sz w:val="24"/>
          <w:szCs w:val="24"/>
        </w:rPr>
        <w:drawing>
          <wp:inline distT="0" distB="0" distL="0" distR="0">
            <wp:extent cx="5732145" cy="4129405"/>
            <wp:effectExtent l="0" t="0" r="1905" b="444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 name="all test passed.png"/>
                    <pic:cNvPicPr/>
                  </pic:nvPicPr>
                  <pic:blipFill>
                    <a:blip r:embed="rId13">
                      <a:extLst>
                        <a:ext uri="{28A0092B-C50C-407E-A947-70E740481C1C}">
                          <a14:useLocalDpi xmlns:a14="http://schemas.microsoft.com/office/drawing/2010/main" val="0"/>
                        </a:ext>
                      </a:extLst>
                    </a:blip>
                    <a:stretch>
                      <a:fillRect/>
                    </a:stretch>
                  </pic:blipFill>
                  <pic:spPr>
                    <a:xfrm>
                      <a:off x="0" y="0"/>
                      <a:ext cx="5732145" cy="4129405"/>
                    </a:xfrm>
                    <a:prstGeom prst="rect">
                      <a:avLst/>
                    </a:prstGeom>
                  </pic:spPr>
                </pic:pic>
              </a:graphicData>
            </a:graphic>
          </wp:inline>
        </w:drawing>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Calibri" w:hAnsi="Calibri" w:cs="Calibri"/>
          <w:b/>
          <w:i/>
          <w:color w:val="7F7F7F" w:themeColor="text1" w:themeTint="80"/>
          <w:sz w:val="20"/>
          <w:szCs w:val="20"/>
        </w:rPr>
      </w:pPr>
      <w:r w:rsidRPr="006C1729">
        <w:rPr>
          <w:rFonts w:ascii="Calibri" w:hAnsi="Calibri" w:cs="Calibri"/>
          <w:b/>
          <w:i/>
          <w:color w:val="7F7F7F" w:themeColor="text1" w:themeTint="80"/>
          <w:sz w:val="20"/>
          <w:szCs w:val="20"/>
        </w:rPr>
        <w:t>Caption: Figure 6. Automate</w:t>
      </w:r>
      <w:r w:rsidR="00C55D90">
        <w:rPr>
          <w:rFonts w:ascii="Calibri" w:hAnsi="Calibri" w:cs="Calibri"/>
          <w:b/>
          <w:i/>
          <w:color w:val="7F7F7F" w:themeColor="text1" w:themeTint="80"/>
          <w:sz w:val="20"/>
          <w:szCs w:val="20"/>
        </w:rPr>
        <w:t>d Test Results</w:t>
      </w:r>
    </w:p>
    <w:p w:rsidR="00506EA2" w:rsidRPr="006C1729" w:rsidRDefault="00506EA2" w:rsidP="00506EA2">
      <w:pPr>
        <w:rPr>
          <w:rFonts w:ascii="Times New Roman" w:hAnsi="Times New Roman" w:cs="Times New Roman"/>
          <w:sz w:val="24"/>
          <w:szCs w:val="24"/>
        </w:rPr>
      </w:pPr>
    </w:p>
    <w:p w:rsidR="00506EA2" w:rsidRDefault="00506EA2" w:rsidP="00506EA2">
      <w:pPr>
        <w:rPr>
          <w:rFonts w:ascii="Times New Roman" w:hAnsi="Times New Roman" w:cs="Times New Roman"/>
          <w:b/>
          <w:sz w:val="28"/>
          <w:szCs w:val="28"/>
        </w:rPr>
      </w:pPr>
      <w:r w:rsidRPr="006C1729">
        <w:rPr>
          <w:rFonts w:ascii="Times New Roman" w:hAnsi="Times New Roman" w:cs="Times New Roman"/>
          <w:b/>
          <w:sz w:val="28"/>
          <w:szCs w:val="28"/>
        </w:rPr>
        <w:t>Screenshot 5: Generated Reports</w:t>
      </w:r>
    </w:p>
    <w:p w:rsidR="00C55D90" w:rsidRPr="006C1729" w:rsidRDefault="00C55D90" w:rsidP="00506EA2">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189670" cy="1501270"/>
            <wp:effectExtent l="0" t="0" r="0" b="381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 name="reportz.png"/>
                    <pic:cNvPicPr/>
                  </pic:nvPicPr>
                  <pic:blipFill>
                    <a:blip r:embed="rId14">
                      <a:extLst>
                        <a:ext uri="{28A0092B-C50C-407E-A947-70E740481C1C}">
                          <a14:useLocalDpi xmlns:a14="http://schemas.microsoft.com/office/drawing/2010/main" val="0"/>
                        </a:ext>
                      </a:extLst>
                    </a:blip>
                    <a:stretch>
                      <a:fillRect/>
                    </a:stretch>
                  </pic:blipFill>
                  <pic:spPr>
                    <a:xfrm>
                      <a:off x="0" y="0"/>
                      <a:ext cx="5189670" cy="1501270"/>
                    </a:xfrm>
                    <a:prstGeom prst="rect">
                      <a:avLst/>
                    </a:prstGeom>
                  </pic:spPr>
                </pic:pic>
              </a:graphicData>
            </a:graphic>
          </wp:inline>
        </w:drawing>
      </w:r>
    </w:p>
    <w:p w:rsidR="00506EA2" w:rsidRPr="006C1729" w:rsidRDefault="00506EA2" w:rsidP="00506EA2">
      <w:pPr>
        <w:rPr>
          <w:rFonts w:ascii="Times New Roman" w:hAnsi="Times New Roman" w:cs="Times New Roman"/>
          <w:sz w:val="24"/>
          <w:szCs w:val="24"/>
        </w:rPr>
      </w:pPr>
    </w:p>
    <w:p w:rsidR="00506EA2" w:rsidRPr="006C1729" w:rsidRDefault="00C55D90" w:rsidP="00506EA2">
      <w:pPr>
        <w:rPr>
          <w:rFonts w:ascii="Calibri" w:hAnsi="Calibri" w:cs="Calibri"/>
          <w:b/>
          <w:i/>
          <w:color w:val="7F7F7F" w:themeColor="text1" w:themeTint="80"/>
          <w:sz w:val="20"/>
          <w:szCs w:val="20"/>
        </w:rPr>
      </w:pPr>
      <w:r>
        <w:rPr>
          <w:rFonts w:ascii="Calibri" w:hAnsi="Calibri" w:cs="Calibri"/>
          <w:b/>
          <w:i/>
          <w:color w:val="7F7F7F" w:themeColor="text1" w:themeTint="80"/>
          <w:sz w:val="20"/>
          <w:szCs w:val="20"/>
        </w:rPr>
        <w:t xml:space="preserve"> Figure 7. Generated Reports</w:t>
      </w:r>
    </w:p>
    <w:p w:rsidR="00506EA2" w:rsidRPr="006C1729" w:rsidRDefault="00506EA2" w:rsidP="00506EA2">
      <w:pPr>
        <w:rPr>
          <w:rFonts w:ascii="Times New Roman" w:hAnsi="Times New Roman" w:cs="Times New Roman"/>
          <w:sz w:val="24"/>
          <w:szCs w:val="24"/>
        </w:rPr>
      </w:pPr>
    </w:p>
    <w:p w:rsidR="00506EA2" w:rsidRDefault="00506EA2" w:rsidP="00506EA2">
      <w:pPr>
        <w:rPr>
          <w:rFonts w:ascii="Times New Roman" w:hAnsi="Times New Roman" w:cs="Times New Roman"/>
          <w:b/>
          <w:sz w:val="28"/>
          <w:szCs w:val="28"/>
        </w:rPr>
      </w:pPr>
      <w:r w:rsidRPr="006C1729">
        <w:rPr>
          <w:rFonts w:ascii="Times New Roman" w:hAnsi="Times New Roman" w:cs="Times New Roman"/>
          <w:b/>
          <w:sz w:val="28"/>
          <w:szCs w:val="28"/>
        </w:rPr>
        <w:lastRenderedPageBreak/>
        <w:t xml:space="preserve"> Screenshot 6: Exported Files</w:t>
      </w:r>
    </w:p>
    <w:p w:rsidR="00C55D90" w:rsidRPr="006C1729" w:rsidRDefault="00C55D90" w:rsidP="00506EA2">
      <w:pPr>
        <w:rPr>
          <w:rFonts w:ascii="Times New Roman" w:hAnsi="Times New Roman" w:cs="Times New Roman"/>
          <w:b/>
          <w:sz w:val="28"/>
          <w:szCs w:val="28"/>
        </w:rPr>
      </w:pPr>
      <w:r>
        <w:rPr>
          <w:rFonts w:ascii="Times New Roman" w:hAnsi="Times New Roman" w:cs="Times New Roman"/>
          <w:b/>
          <w:noProof/>
          <w:sz w:val="28"/>
          <w:szCs w:val="28"/>
        </w:rPr>
        <w:drawing>
          <wp:inline distT="0" distB="0" distL="0" distR="0">
            <wp:extent cx="5273497" cy="2263336"/>
            <wp:effectExtent l="0" t="0" r="3810" b="3810"/>
            <wp:docPr id="9" name="Picture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exporter.png"/>
                    <pic:cNvPicPr/>
                  </pic:nvPicPr>
                  <pic:blipFill>
                    <a:blip r:embed="rId15">
                      <a:extLst>
                        <a:ext uri="{28A0092B-C50C-407E-A947-70E740481C1C}">
                          <a14:useLocalDpi xmlns:a14="http://schemas.microsoft.com/office/drawing/2010/main" val="0"/>
                        </a:ext>
                      </a:extLst>
                    </a:blip>
                    <a:stretch>
                      <a:fillRect/>
                    </a:stretch>
                  </pic:blipFill>
                  <pic:spPr>
                    <a:xfrm>
                      <a:off x="0" y="0"/>
                      <a:ext cx="5273497" cy="2263336"/>
                    </a:xfrm>
                    <a:prstGeom prst="rect">
                      <a:avLst/>
                    </a:prstGeom>
                  </pic:spPr>
                </pic:pic>
              </a:graphicData>
            </a:graphic>
          </wp:inline>
        </w:drawing>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Calibri" w:hAnsi="Calibri" w:cs="Calibri"/>
          <w:b/>
          <w:i/>
          <w:color w:val="7F7F7F" w:themeColor="text1" w:themeTint="80"/>
          <w:sz w:val="20"/>
          <w:szCs w:val="20"/>
        </w:rPr>
      </w:pPr>
      <w:r w:rsidRPr="006C1729">
        <w:rPr>
          <w:rFonts w:ascii="Calibri" w:hAnsi="Calibri" w:cs="Calibri"/>
          <w:b/>
          <w:i/>
          <w:color w:val="7F7F7F" w:themeColor="text1" w:themeTint="80"/>
          <w:sz w:val="20"/>
          <w:szCs w:val="20"/>
        </w:rPr>
        <w:t xml:space="preserve"> F</w:t>
      </w:r>
      <w:r w:rsidR="00C55D90">
        <w:rPr>
          <w:rFonts w:ascii="Calibri" w:hAnsi="Calibri" w:cs="Calibri"/>
          <w:b/>
          <w:i/>
          <w:color w:val="7F7F7F" w:themeColor="text1" w:themeTint="80"/>
          <w:sz w:val="20"/>
          <w:szCs w:val="20"/>
        </w:rPr>
        <w:t>igure 8. Generated Export Files</w:t>
      </w:r>
    </w:p>
    <w:p w:rsidR="00506EA2" w:rsidRPr="006C1729" w:rsidRDefault="00506EA2" w:rsidP="00506EA2">
      <w:pPr>
        <w:rPr>
          <w:rFonts w:ascii="Times New Roman" w:hAnsi="Times New Roman" w:cs="Times New Roman"/>
          <w:sz w:val="24"/>
          <w:szCs w:val="24"/>
        </w:rPr>
      </w:pPr>
    </w:p>
    <w:p w:rsidR="00506EA2" w:rsidRPr="006C1729" w:rsidRDefault="00506EA2" w:rsidP="00C55D90">
      <w:pPr>
        <w:pStyle w:val="Heading1"/>
        <w:spacing w:before="0" w:line="360" w:lineRule="auto"/>
        <w:jc w:val="center"/>
        <w:rPr>
          <w:rFonts w:ascii="Times New Roman" w:hAnsi="Times New Roman" w:cs="Times New Roman"/>
          <w:color w:val="595959" w:themeColor="text1" w:themeTint="A6"/>
          <w:sz w:val="24"/>
          <w:szCs w:val="24"/>
        </w:rPr>
      </w:pPr>
      <w:r w:rsidRPr="006C1729">
        <w:rPr>
          <w:rFonts w:ascii="Times New Roman" w:hAnsi="Times New Roman" w:cs="Times New Roman"/>
          <w:color w:val="595959" w:themeColor="text1" w:themeTint="A6"/>
          <w:sz w:val="24"/>
          <w:szCs w:val="24"/>
        </w:rPr>
        <w:t>Including these screenshots provides visual evidence of the successful implementation, testing, and output generation of the Threat Intelligence Aggregator.</w:t>
      </w:r>
    </w:p>
    <w:p w:rsidR="00506EA2" w:rsidRPr="006C1729" w:rsidRDefault="00506EA2" w:rsidP="00506EA2">
      <w:pPr>
        <w:rPr>
          <w:rFonts w:ascii="Times New Roman" w:hAnsi="Times New Roman" w:cs="Times New Roman"/>
          <w:sz w:val="24"/>
          <w:szCs w:val="24"/>
        </w:rPr>
      </w:pPr>
    </w:p>
    <w:p w:rsidR="00506EA2" w:rsidRPr="007C384A" w:rsidRDefault="007C384A" w:rsidP="00506EA2">
      <w:r>
        <w:br w:type="page"/>
      </w:r>
    </w:p>
    <w:p w:rsidR="00506EA2" w:rsidRPr="006C1729" w:rsidRDefault="00506EA2" w:rsidP="006C1729">
      <w:pPr>
        <w:pStyle w:val="Heading1"/>
        <w:spacing w:line="360" w:lineRule="auto"/>
        <w:jc w:val="left"/>
        <w:rPr>
          <w:color w:val="auto"/>
        </w:rPr>
      </w:pPr>
      <w:r w:rsidRPr="006C1729">
        <w:rPr>
          <w:color w:val="auto"/>
        </w:rPr>
        <w:lastRenderedPageBreak/>
        <w:t>15. Challenges Faced</w:t>
      </w:r>
    </w:p>
    <w:p w:rsidR="00506EA2" w:rsidRPr="006C1729" w:rsidRDefault="00506EA2" w:rsidP="00506EA2">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 xml:space="preserve">Several technical challenges were encountered during the development of the </w:t>
      </w:r>
      <w:r w:rsidRPr="00C55D90">
        <w:rPr>
          <w:rFonts w:ascii="Times New Roman" w:hAnsi="Times New Roman" w:cs="Times New Roman"/>
          <w:b/>
          <w:sz w:val="24"/>
          <w:szCs w:val="24"/>
        </w:rPr>
        <w:t>Threat Intelligence Aggregator.</w:t>
      </w:r>
      <w:r w:rsidRPr="006C1729">
        <w:rPr>
          <w:rFonts w:ascii="Times New Roman" w:hAnsi="Times New Roman" w:cs="Times New Roman"/>
          <w:sz w:val="24"/>
          <w:szCs w:val="24"/>
        </w:rPr>
        <w:t xml:space="preserve"> Addressing these challenges helped improve both the quality of the implementation and the overall software design.</w:t>
      </w:r>
    </w:p>
    <w:p w:rsidR="00506EA2" w:rsidRPr="006C1729" w:rsidRDefault="00506EA2" w:rsidP="00C55D90">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One of the primary challenges was handling threat intelligence feeds published in different formats. Each feed followed its own structure, requiring separate parser implementations while maintaining a consistent processing workflow.</w:t>
      </w:r>
    </w:p>
    <w:p w:rsidR="00506EA2" w:rsidRPr="006C1729" w:rsidRDefault="00506EA2" w:rsidP="00C55D90">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Another challenge involved validating multiple IOC types accurately. Different indicator categories such as IP addresses, domains, URLs, and cryptographic hashes required dedicated validation logic to ensure that only valid indicators entered the processing pipeline.</w:t>
      </w:r>
    </w:p>
    <w:p w:rsidR="00506EA2" w:rsidRPr="006C1729" w:rsidRDefault="00506EA2" w:rsidP="00C55D90">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Duplicate indicators appearing across multiple feeds presented another difficulty. Efficient deduplication mechanisms were implemented to eliminate redundant entries while preserving useful correlation information.</w:t>
      </w:r>
    </w:p>
    <w:p w:rsidR="00506EA2" w:rsidRPr="006C1729" w:rsidRDefault="00506EA2" w:rsidP="00C55D90">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Designing a modular architecture was also an important consideration. The application was structured using Clean Architecture principles and SOLID design principles to ensure that each module remained independent, testable, and easy to maintain.</w:t>
      </w:r>
    </w:p>
    <w:p w:rsidR="00506EA2" w:rsidRPr="006C1729" w:rsidRDefault="00506EA2" w:rsidP="00C55D90">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Comprehensive testing required isolating individual components from external dependencies such as network requests. Automated unit tests and mocking techniques were used to verify module behavior under controlled conditions.</w:t>
      </w:r>
    </w:p>
    <w:p w:rsidR="00506EA2" w:rsidRPr="006C1729" w:rsidRDefault="00506EA2" w:rsidP="00C55D90">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Finally, maintaining code readability while implementing multiple interconnected modules required careful organization, consistent coding practices, detailed logging, and clear separation of responsibilities throughout the project.</w:t>
      </w:r>
    </w:p>
    <w:p w:rsidR="00506EA2" w:rsidRPr="006C1729" w:rsidRDefault="00506EA2" w:rsidP="006C1729">
      <w:pPr>
        <w:pStyle w:val="Heading1"/>
        <w:spacing w:line="360" w:lineRule="auto"/>
        <w:jc w:val="left"/>
        <w:rPr>
          <w:color w:val="auto"/>
        </w:rPr>
      </w:pPr>
      <w:r w:rsidRPr="006C1729">
        <w:rPr>
          <w:color w:val="auto"/>
        </w:rPr>
        <w:lastRenderedPageBreak/>
        <w:t>16. Future Scope</w:t>
      </w:r>
    </w:p>
    <w:p w:rsidR="00506EA2" w:rsidRPr="006C1729" w:rsidRDefault="00506EA2" w:rsidP="00506EA2">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The current version of the Threat Intelligence Aggregator provides a stable and modular foundation for automated threat intelligence processing. Although the implemented features satisfy the objectives of Version 1.0.0, the architecture has been designed to support future enhancements with minimal modification to the existing codebase.</w:t>
      </w:r>
    </w:p>
    <w:p w:rsidR="00506EA2" w:rsidRPr="006C1729" w:rsidRDefault="00506EA2" w:rsidP="00506EA2">
      <w:pPr>
        <w:rPr>
          <w:rFonts w:ascii="Times New Roman" w:hAnsi="Times New Roman" w:cs="Times New Roman"/>
          <w:sz w:val="24"/>
          <w:szCs w:val="24"/>
        </w:rPr>
      </w:pPr>
      <w:r w:rsidRPr="006C1729">
        <w:rPr>
          <w:rFonts w:ascii="Times New Roman" w:hAnsi="Times New Roman" w:cs="Times New Roman"/>
          <w:sz w:val="24"/>
          <w:szCs w:val="24"/>
        </w:rPr>
        <w:t>Several improvements can further increase the capabilities and practical applicability of the system.</w:t>
      </w:r>
    </w:p>
    <w:p w:rsidR="00506EA2" w:rsidRPr="006C1729" w:rsidRDefault="00506EA2" w:rsidP="00506EA2">
      <w:pPr>
        <w:rPr>
          <w:rFonts w:ascii="Times New Roman" w:hAnsi="Times New Roman" w:cs="Times New Roman"/>
          <w:b/>
          <w:sz w:val="24"/>
          <w:szCs w:val="24"/>
          <w:u w:val="single"/>
        </w:rPr>
      </w:pPr>
      <w:r w:rsidRPr="006C1729">
        <w:rPr>
          <w:rFonts w:ascii="Times New Roman" w:hAnsi="Times New Roman" w:cs="Times New Roman"/>
          <w:b/>
          <w:sz w:val="24"/>
          <w:szCs w:val="24"/>
          <w:u w:val="single"/>
        </w:rPr>
        <w:t>Potential future enhancements include:</w:t>
      </w:r>
    </w:p>
    <w:p w:rsidR="00506EA2" w:rsidRPr="006C1729" w:rsidRDefault="00506EA2" w:rsidP="00506EA2">
      <w:pPr>
        <w:rPr>
          <w:rFonts w:ascii="Times New Roman" w:hAnsi="Times New Roman" w:cs="Times New Roman"/>
          <w:sz w:val="24"/>
          <w:szCs w:val="24"/>
        </w:rPr>
      </w:pPr>
    </w:p>
    <w:p w:rsidR="00506EA2" w:rsidRPr="00C55D90"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Integration with STIX/TAXII servers for standardized threat intelligence exchange.</w:t>
      </w:r>
    </w:p>
    <w:p w:rsidR="00506EA2" w:rsidRPr="00C55D90"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Support for additional IOC types, including email addresses.</w:t>
      </w:r>
    </w:p>
    <w:p w:rsidR="00506EA2" w:rsidRPr="00C55D90"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IOC severity and confidence scoring to assist in threat prioritization.</w:t>
      </w:r>
    </w:p>
    <w:p w:rsidR="00506EA2" w:rsidRPr="00C55D90"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Database integration for persistent storage and historical analysis of collected indicators.</w:t>
      </w:r>
    </w:p>
    <w:p w:rsidR="00506EA2" w:rsidRPr="00C55D90"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REST API development for remote access and third-party integration.</w:t>
      </w:r>
    </w:p>
    <w:p w:rsidR="00506EA2" w:rsidRPr="00C55D90"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Interactive web dashboard for monitoring, visualization, and report management.</w:t>
      </w:r>
    </w:p>
    <w:p w:rsidR="00506EA2" w:rsidRPr="00C55D90" w:rsidRDefault="00506EA2" w:rsidP="00C55D90">
      <w:pPr>
        <w:pStyle w:val="ListParagraph"/>
        <w:numPr>
          <w:ilvl w:val="0"/>
          <w:numId w:val="13"/>
        </w:numPr>
        <w:jc w:val="left"/>
        <w:rPr>
          <w:rFonts w:ascii="Times New Roman" w:hAnsi="Times New Roman" w:cs="Times New Roman"/>
          <w:sz w:val="24"/>
          <w:szCs w:val="24"/>
        </w:rPr>
      </w:pPr>
      <w:proofErr w:type="spellStart"/>
      <w:r w:rsidRPr="00C55D90">
        <w:rPr>
          <w:rFonts w:ascii="Times New Roman" w:hAnsi="Times New Roman" w:cs="Times New Roman"/>
          <w:sz w:val="24"/>
          <w:szCs w:val="24"/>
        </w:rPr>
        <w:t>Docker</w:t>
      </w:r>
      <w:proofErr w:type="spellEnd"/>
      <w:r w:rsidRPr="00C55D90">
        <w:rPr>
          <w:rFonts w:ascii="Times New Roman" w:hAnsi="Times New Roman" w:cs="Times New Roman"/>
          <w:sz w:val="24"/>
          <w:szCs w:val="24"/>
        </w:rPr>
        <w:t xml:space="preserve"> containerization to simplify deployment across different environments.</w:t>
      </w:r>
    </w:p>
    <w:p w:rsidR="00506EA2" w:rsidRPr="00C55D90"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Continuous Integration and Continuous Deployment (CI/CD) pipelines for automated testing and deployment.</w:t>
      </w:r>
    </w:p>
    <w:p w:rsidR="00506EA2" w:rsidRPr="00C55D90"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Support for additional threat intelligence feed formats.</w:t>
      </w:r>
    </w:p>
    <w:p w:rsidR="00506EA2" w:rsidRPr="00C55D90"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Scheduled automatic execution using operating system schedulers or task automation services.</w:t>
      </w:r>
    </w:p>
    <w:p w:rsidR="00506EA2" w:rsidRDefault="00506EA2" w:rsidP="00C55D90">
      <w:pPr>
        <w:pStyle w:val="ListParagraph"/>
        <w:numPr>
          <w:ilvl w:val="0"/>
          <w:numId w:val="13"/>
        </w:numPr>
        <w:jc w:val="left"/>
        <w:rPr>
          <w:rFonts w:ascii="Times New Roman" w:hAnsi="Times New Roman" w:cs="Times New Roman"/>
          <w:sz w:val="24"/>
          <w:szCs w:val="24"/>
        </w:rPr>
      </w:pPr>
      <w:r w:rsidRPr="00C55D90">
        <w:rPr>
          <w:rFonts w:ascii="Times New Roman" w:hAnsi="Times New Roman" w:cs="Times New Roman"/>
          <w:sz w:val="24"/>
          <w:szCs w:val="24"/>
        </w:rPr>
        <w:t>Advanced analytics and statistical reporting for identifying long-term threat trends.</w:t>
      </w:r>
    </w:p>
    <w:p w:rsidR="00C55D90" w:rsidRPr="00C55D90" w:rsidRDefault="00C55D90" w:rsidP="00C55D90">
      <w:pPr>
        <w:pStyle w:val="ListParagraph"/>
        <w:jc w:val="left"/>
        <w:rPr>
          <w:rFonts w:ascii="Times New Roman" w:hAnsi="Times New Roman" w:cs="Times New Roman"/>
          <w:sz w:val="24"/>
          <w:szCs w:val="24"/>
        </w:rPr>
      </w:pPr>
    </w:p>
    <w:p w:rsidR="00506EA2" w:rsidRPr="006C1729" w:rsidRDefault="00506EA2" w:rsidP="00C55D90">
      <w:pPr>
        <w:pStyle w:val="Heading1"/>
        <w:spacing w:before="0" w:line="360" w:lineRule="auto"/>
        <w:jc w:val="center"/>
        <w:rPr>
          <w:rFonts w:ascii="Times New Roman" w:hAnsi="Times New Roman" w:cs="Times New Roman"/>
          <w:color w:val="595959" w:themeColor="text1" w:themeTint="A6"/>
          <w:sz w:val="24"/>
          <w:szCs w:val="24"/>
        </w:rPr>
      </w:pPr>
      <w:r w:rsidRPr="00C55D90">
        <w:rPr>
          <w:rFonts w:ascii="Times New Roman" w:hAnsi="Times New Roman" w:cs="Times New Roman"/>
          <w:color w:val="595959" w:themeColor="text1" w:themeTint="A6"/>
          <w:sz w:val="22"/>
          <w:szCs w:val="22"/>
        </w:rPr>
        <w:t>The modular architecture adopted in this project enables these enhancements to be incorporated without requiring significant changes to the existing implementation. This flexibility makes the Threat Intelligence Aggregator suitable for continued development into a more comprehensive threat intelligence platform</w:t>
      </w:r>
      <w:r w:rsidRPr="006C1729">
        <w:rPr>
          <w:rFonts w:ascii="Times New Roman" w:hAnsi="Times New Roman" w:cs="Times New Roman"/>
          <w:color w:val="595959" w:themeColor="text1" w:themeTint="A6"/>
          <w:sz w:val="24"/>
          <w:szCs w:val="24"/>
        </w:rPr>
        <w:t>.</w:t>
      </w:r>
    </w:p>
    <w:p w:rsidR="00506EA2" w:rsidRPr="006C1729" w:rsidRDefault="00506EA2" w:rsidP="000B2475">
      <w:pPr>
        <w:jc w:val="left"/>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p>
    <w:p w:rsidR="00506EA2" w:rsidRPr="006C1729" w:rsidRDefault="00506EA2" w:rsidP="006C1729">
      <w:pPr>
        <w:pStyle w:val="Heading1"/>
        <w:spacing w:line="360" w:lineRule="auto"/>
        <w:jc w:val="left"/>
        <w:rPr>
          <w:color w:val="auto"/>
        </w:rPr>
      </w:pPr>
      <w:r w:rsidRPr="006C1729">
        <w:rPr>
          <w:color w:val="auto"/>
        </w:rPr>
        <w:lastRenderedPageBreak/>
        <w:t>17. Conclusion</w:t>
      </w:r>
    </w:p>
    <w:p w:rsidR="00506EA2" w:rsidRPr="006C1729" w:rsidRDefault="00506EA2" w:rsidP="00506EA2">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 xml:space="preserve">The </w:t>
      </w:r>
      <w:r w:rsidRPr="00C55D90">
        <w:rPr>
          <w:rFonts w:ascii="Times New Roman" w:hAnsi="Times New Roman" w:cs="Times New Roman"/>
          <w:b/>
          <w:sz w:val="24"/>
          <w:szCs w:val="24"/>
        </w:rPr>
        <w:t>Threat Intelligence Aggregator</w:t>
      </w:r>
      <w:r w:rsidRPr="006C1729">
        <w:rPr>
          <w:rFonts w:ascii="Times New Roman" w:hAnsi="Times New Roman" w:cs="Times New Roman"/>
          <w:sz w:val="24"/>
          <w:szCs w:val="24"/>
        </w:rPr>
        <w:t xml:space="preserve"> was successfully designed, implemented, tested, and validated as a modular Python-based threat intelligence processing toolkit. The project achieved its primary objective of automating the collection, validation, normalization, correlation, and export of Indicators of Compromise obtained from multiple publicly available threat intelligence feeds.</w:t>
      </w:r>
    </w:p>
    <w:p w:rsidR="00506EA2" w:rsidRPr="006C1729" w:rsidRDefault="00506EA2" w:rsidP="00C55D90">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The application demonstrates how a structured processing pipeline can transform heterogeneous threat intelligence data into consistent, organized, and reusable outputs. By supporting multiple feed formats and various IOC types, the system reduces manual effort while improving the accuracy and reliability of processed threat intelligence.</w:t>
      </w:r>
    </w:p>
    <w:p w:rsidR="00506EA2" w:rsidRPr="006C1729" w:rsidRDefault="00506EA2" w:rsidP="00C55D90">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The project was developed using Clean Architecture, SOLID principles, dependency injection, modular design, comprehensive logging, and automated testing. These software engineering practices improve maintainability, scalability, and code quality while providing a strong foundation for future enhancements.</w:t>
      </w:r>
    </w:p>
    <w:p w:rsidR="00506EA2" w:rsidRPr="006C1729" w:rsidRDefault="00506EA2" w:rsidP="00C55D90">
      <w:pPr>
        <w:rPr>
          <w:rFonts w:ascii="Times New Roman" w:hAnsi="Times New Roman" w:cs="Times New Roman"/>
          <w:sz w:val="24"/>
          <w:szCs w:val="24"/>
        </w:rPr>
      </w:pPr>
    </w:p>
    <w:p w:rsidR="00506EA2" w:rsidRPr="00C55D90" w:rsidRDefault="00506EA2" w:rsidP="00C55D90">
      <w:pPr>
        <w:rPr>
          <w:rFonts w:ascii="Times New Roman" w:hAnsi="Times New Roman" w:cs="Times New Roman"/>
          <w:b/>
          <w:sz w:val="24"/>
          <w:szCs w:val="24"/>
        </w:rPr>
      </w:pPr>
      <w:r w:rsidRPr="006C1729">
        <w:rPr>
          <w:rFonts w:ascii="Times New Roman" w:hAnsi="Times New Roman" w:cs="Times New Roman"/>
          <w:sz w:val="24"/>
          <w:szCs w:val="24"/>
        </w:rPr>
        <w:t xml:space="preserve">System validation confirmed the reliability of the implementation. The application successfully processed all configured threat intelligence feeds, generated the expected reports and blocklists, completed execution in approximately nine seconds, and passed all </w:t>
      </w:r>
      <w:r w:rsidRPr="00C55D90">
        <w:rPr>
          <w:rFonts w:ascii="Times New Roman" w:hAnsi="Times New Roman" w:cs="Times New Roman"/>
          <w:b/>
          <w:sz w:val="24"/>
          <w:szCs w:val="24"/>
        </w:rPr>
        <w:t>76 automated unit tests without failures.</w:t>
      </w:r>
    </w:p>
    <w:p w:rsidR="00506EA2" w:rsidRPr="006C1729" w:rsidRDefault="00506EA2" w:rsidP="00C55D90">
      <w:pPr>
        <w:rPr>
          <w:rFonts w:ascii="Times New Roman" w:hAnsi="Times New Roman" w:cs="Times New Roman"/>
          <w:sz w:val="24"/>
          <w:szCs w:val="24"/>
        </w:rPr>
      </w:pPr>
    </w:p>
    <w:p w:rsidR="00506EA2" w:rsidRPr="006C1729" w:rsidRDefault="00506EA2" w:rsidP="00C55D90">
      <w:pPr>
        <w:rPr>
          <w:rFonts w:ascii="Times New Roman" w:hAnsi="Times New Roman" w:cs="Times New Roman"/>
          <w:sz w:val="24"/>
          <w:szCs w:val="24"/>
        </w:rPr>
      </w:pPr>
      <w:r w:rsidRPr="006C1729">
        <w:rPr>
          <w:rFonts w:ascii="Times New Roman" w:hAnsi="Times New Roman" w:cs="Times New Roman"/>
          <w:sz w:val="24"/>
          <w:szCs w:val="24"/>
        </w:rPr>
        <w:t xml:space="preserve">Overall, the </w:t>
      </w:r>
      <w:r w:rsidRPr="00C55D90">
        <w:rPr>
          <w:rFonts w:ascii="Times New Roman" w:hAnsi="Times New Roman" w:cs="Times New Roman"/>
          <w:b/>
          <w:sz w:val="24"/>
          <w:szCs w:val="24"/>
        </w:rPr>
        <w:t>Threat Intelligence Aggregator</w:t>
      </w:r>
      <w:r w:rsidRPr="006C1729">
        <w:rPr>
          <w:rFonts w:ascii="Times New Roman" w:hAnsi="Times New Roman" w:cs="Times New Roman"/>
          <w:sz w:val="24"/>
          <w:szCs w:val="24"/>
        </w:rPr>
        <w:t xml:space="preserve"> provides an effective solution for automated threat intelligence processing and demonstrates the practical application of modern software engineering principles in cybersecurity. The modular architecture and extensible design ensure that the project can continue evolving to support additional capabilities as threat intelligence requirements grow.</w:t>
      </w:r>
    </w:p>
    <w:p w:rsidR="00506EA2" w:rsidRPr="006C1729" w:rsidRDefault="00506EA2" w:rsidP="00506EA2">
      <w:pPr>
        <w:rPr>
          <w:rFonts w:ascii="Times New Roman" w:hAnsi="Times New Roman" w:cs="Times New Roman"/>
          <w:sz w:val="24"/>
          <w:szCs w:val="24"/>
        </w:rPr>
      </w:pPr>
    </w:p>
    <w:p w:rsidR="00506EA2" w:rsidRPr="006C1729" w:rsidRDefault="00506EA2" w:rsidP="00506EA2">
      <w:pPr>
        <w:rPr>
          <w:rFonts w:ascii="Times New Roman" w:hAnsi="Times New Roman" w:cs="Times New Roman"/>
          <w:sz w:val="24"/>
          <w:szCs w:val="24"/>
        </w:rPr>
      </w:pPr>
    </w:p>
    <w:p w:rsidR="00506EA2" w:rsidRPr="006C1729" w:rsidRDefault="00506EA2" w:rsidP="006C1729">
      <w:pPr>
        <w:pStyle w:val="Heading1"/>
        <w:spacing w:line="360" w:lineRule="auto"/>
        <w:jc w:val="left"/>
        <w:rPr>
          <w:color w:val="auto"/>
        </w:rPr>
      </w:pPr>
      <w:r w:rsidRPr="006C1729">
        <w:rPr>
          <w:color w:val="auto"/>
        </w:rPr>
        <w:lastRenderedPageBreak/>
        <w:t>18. References</w:t>
      </w:r>
    </w:p>
    <w:p w:rsidR="00506EA2" w:rsidRPr="006C1729" w:rsidRDefault="00506EA2" w:rsidP="000B2475">
      <w:pPr>
        <w:jc w:val="left"/>
        <w:rPr>
          <w:rFonts w:ascii="Times New Roman" w:hAnsi="Times New Roman" w:cs="Times New Roman"/>
          <w:b/>
          <w:sz w:val="24"/>
          <w:szCs w:val="24"/>
          <w:u w:val="single"/>
        </w:rPr>
      </w:pPr>
      <w:r w:rsidRPr="006C1729">
        <w:rPr>
          <w:rFonts w:ascii="Times New Roman" w:hAnsi="Times New Roman" w:cs="Times New Roman"/>
          <w:b/>
          <w:sz w:val="24"/>
          <w:szCs w:val="24"/>
          <w:u w:val="single"/>
        </w:rPr>
        <w:t>The following references were consulted during the design, implementation, and testing of the Threat Intelligence Aggregator.</w:t>
      </w:r>
    </w:p>
    <w:p w:rsidR="00506EA2" w:rsidRPr="006C1729" w:rsidRDefault="00506EA2" w:rsidP="000B2475">
      <w:pPr>
        <w:jc w:val="left"/>
        <w:rPr>
          <w:rFonts w:ascii="Times New Roman" w:hAnsi="Times New Roman" w:cs="Times New Roman"/>
          <w:sz w:val="24"/>
          <w:szCs w:val="24"/>
        </w:rPr>
      </w:pPr>
    </w:p>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1. Python Software Foundation. *</w:t>
      </w:r>
      <w:r w:rsidRPr="00C55D90">
        <w:rPr>
          <w:rFonts w:ascii="Times New Roman" w:hAnsi="Times New Roman" w:cs="Times New Roman"/>
          <w:b/>
          <w:sz w:val="24"/>
          <w:szCs w:val="24"/>
        </w:rPr>
        <w:t>Python 3 Documentation</w:t>
      </w:r>
      <w:r w:rsidRPr="006C1729">
        <w:rPr>
          <w:rFonts w:ascii="Times New Roman" w:hAnsi="Times New Roman" w:cs="Times New Roman"/>
          <w:sz w:val="24"/>
          <w:szCs w:val="24"/>
        </w:rPr>
        <w:t xml:space="preserve">*. </w:t>
      </w:r>
      <w:hyperlink r:id="rId16" w:history="1">
        <w:r w:rsidRPr="00C55D90">
          <w:rPr>
            <w:rStyle w:val="Hyperlink"/>
            <w:rFonts w:ascii="Times New Roman" w:hAnsi="Times New Roman" w:cs="Times New Roman"/>
            <w:sz w:val="24"/>
            <w:szCs w:val="24"/>
          </w:rPr>
          <w:t>https://docs.python.org/3/</w:t>
        </w:r>
      </w:hyperlink>
    </w:p>
    <w:p w:rsidR="00506EA2" w:rsidRPr="006C1729" w:rsidRDefault="00506EA2" w:rsidP="000B2475">
      <w:pPr>
        <w:jc w:val="left"/>
        <w:rPr>
          <w:rFonts w:ascii="Times New Roman" w:hAnsi="Times New Roman" w:cs="Times New Roman"/>
          <w:sz w:val="24"/>
          <w:szCs w:val="24"/>
        </w:rPr>
      </w:pPr>
    </w:p>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 xml:space="preserve">2. Pytest Development Team. </w:t>
      </w:r>
      <w:r w:rsidRPr="00C55D90">
        <w:rPr>
          <w:rFonts w:ascii="Times New Roman" w:hAnsi="Times New Roman" w:cs="Times New Roman"/>
          <w:b/>
          <w:sz w:val="24"/>
          <w:szCs w:val="24"/>
        </w:rPr>
        <w:t>*pytest Documentation</w:t>
      </w:r>
      <w:r w:rsidRPr="006C1729">
        <w:rPr>
          <w:rFonts w:ascii="Times New Roman" w:hAnsi="Times New Roman" w:cs="Times New Roman"/>
          <w:sz w:val="24"/>
          <w:szCs w:val="24"/>
        </w:rPr>
        <w:t xml:space="preserve">*. </w:t>
      </w:r>
      <w:hyperlink r:id="rId17" w:history="1">
        <w:r w:rsidRPr="00C55D90">
          <w:rPr>
            <w:rStyle w:val="Hyperlink"/>
            <w:rFonts w:ascii="Times New Roman" w:hAnsi="Times New Roman" w:cs="Times New Roman"/>
            <w:sz w:val="24"/>
            <w:szCs w:val="24"/>
          </w:rPr>
          <w:t>https://docs.pytest.org/</w:t>
        </w:r>
      </w:hyperlink>
    </w:p>
    <w:p w:rsidR="00506EA2" w:rsidRPr="006C1729" w:rsidRDefault="00506EA2" w:rsidP="000B2475">
      <w:pPr>
        <w:jc w:val="left"/>
        <w:rPr>
          <w:rFonts w:ascii="Times New Roman" w:hAnsi="Times New Roman" w:cs="Times New Roman"/>
          <w:sz w:val="24"/>
          <w:szCs w:val="24"/>
        </w:rPr>
      </w:pPr>
    </w:p>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 xml:space="preserve">3. Requests Development Team. </w:t>
      </w:r>
      <w:r w:rsidRPr="00C55D90">
        <w:rPr>
          <w:rFonts w:ascii="Times New Roman" w:hAnsi="Times New Roman" w:cs="Times New Roman"/>
          <w:b/>
          <w:sz w:val="24"/>
          <w:szCs w:val="24"/>
        </w:rPr>
        <w:t>*Requests: HTTP for Python*.</w:t>
      </w:r>
      <w:r w:rsidRPr="006C1729">
        <w:rPr>
          <w:rFonts w:ascii="Times New Roman" w:hAnsi="Times New Roman" w:cs="Times New Roman"/>
          <w:sz w:val="24"/>
          <w:szCs w:val="24"/>
        </w:rPr>
        <w:t xml:space="preserve"> </w:t>
      </w:r>
      <w:hyperlink r:id="rId18" w:history="1">
        <w:r w:rsidRPr="00C55D90">
          <w:rPr>
            <w:rStyle w:val="Hyperlink"/>
            <w:rFonts w:ascii="Times New Roman" w:hAnsi="Times New Roman" w:cs="Times New Roman"/>
            <w:sz w:val="24"/>
            <w:szCs w:val="24"/>
          </w:rPr>
          <w:t>https://requests.readthedocs.io/</w:t>
        </w:r>
      </w:hyperlink>
    </w:p>
    <w:p w:rsidR="00506EA2" w:rsidRPr="006C1729" w:rsidRDefault="00506EA2" w:rsidP="000B2475">
      <w:pPr>
        <w:jc w:val="left"/>
        <w:rPr>
          <w:rFonts w:ascii="Times New Roman" w:hAnsi="Times New Roman" w:cs="Times New Roman"/>
          <w:sz w:val="24"/>
          <w:szCs w:val="24"/>
        </w:rPr>
      </w:pPr>
    </w:p>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 xml:space="preserve">4. PyYAML Documentation. </w:t>
      </w:r>
      <w:r w:rsidRPr="00C55D90">
        <w:rPr>
          <w:rFonts w:ascii="Times New Roman" w:hAnsi="Times New Roman" w:cs="Times New Roman"/>
          <w:b/>
          <w:sz w:val="24"/>
          <w:szCs w:val="24"/>
        </w:rPr>
        <w:t>*PyYAML Documentation</w:t>
      </w:r>
      <w:r w:rsidRPr="006C1729">
        <w:rPr>
          <w:rFonts w:ascii="Times New Roman" w:hAnsi="Times New Roman" w:cs="Times New Roman"/>
          <w:sz w:val="24"/>
          <w:szCs w:val="24"/>
        </w:rPr>
        <w:t xml:space="preserve">*. </w:t>
      </w:r>
      <w:hyperlink r:id="rId19" w:history="1">
        <w:r w:rsidRPr="00C55D90">
          <w:rPr>
            <w:rStyle w:val="Hyperlink"/>
            <w:rFonts w:ascii="Times New Roman" w:hAnsi="Times New Roman" w:cs="Times New Roman"/>
            <w:sz w:val="24"/>
            <w:szCs w:val="24"/>
          </w:rPr>
          <w:t>https://pyyaml.org/</w:t>
        </w:r>
      </w:hyperlink>
    </w:p>
    <w:p w:rsidR="00506EA2" w:rsidRPr="006C1729" w:rsidRDefault="00506EA2" w:rsidP="000B2475">
      <w:pPr>
        <w:jc w:val="left"/>
        <w:rPr>
          <w:rFonts w:ascii="Times New Roman" w:hAnsi="Times New Roman" w:cs="Times New Roman"/>
          <w:sz w:val="24"/>
          <w:szCs w:val="24"/>
        </w:rPr>
      </w:pPr>
    </w:p>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5. MITRE Corporation. *</w:t>
      </w:r>
      <w:r w:rsidRPr="00C55D90">
        <w:rPr>
          <w:rFonts w:ascii="Times New Roman" w:hAnsi="Times New Roman" w:cs="Times New Roman"/>
          <w:b/>
          <w:sz w:val="24"/>
          <w:szCs w:val="24"/>
        </w:rPr>
        <w:t>MITRE ATT&amp;CK Framework</w:t>
      </w:r>
      <w:r w:rsidRPr="006C1729">
        <w:rPr>
          <w:rFonts w:ascii="Times New Roman" w:hAnsi="Times New Roman" w:cs="Times New Roman"/>
          <w:sz w:val="24"/>
          <w:szCs w:val="24"/>
        </w:rPr>
        <w:t xml:space="preserve">*. </w:t>
      </w:r>
      <w:hyperlink r:id="rId20" w:history="1">
        <w:r w:rsidRPr="00C55D90">
          <w:rPr>
            <w:rStyle w:val="Hyperlink"/>
            <w:rFonts w:ascii="Times New Roman" w:hAnsi="Times New Roman" w:cs="Times New Roman"/>
            <w:sz w:val="24"/>
            <w:szCs w:val="24"/>
          </w:rPr>
          <w:t>https://attack.mitre.org/</w:t>
        </w:r>
      </w:hyperlink>
    </w:p>
    <w:p w:rsidR="00506EA2" w:rsidRPr="006C1729" w:rsidRDefault="00506EA2" w:rsidP="000B2475">
      <w:pPr>
        <w:jc w:val="left"/>
        <w:rPr>
          <w:rFonts w:ascii="Times New Roman" w:hAnsi="Times New Roman" w:cs="Times New Roman"/>
          <w:sz w:val="24"/>
          <w:szCs w:val="24"/>
        </w:rPr>
      </w:pPr>
    </w:p>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 xml:space="preserve">6. MITRE Corporation. </w:t>
      </w:r>
      <w:r w:rsidRPr="00C55D90">
        <w:rPr>
          <w:rFonts w:ascii="Times New Roman" w:hAnsi="Times New Roman" w:cs="Times New Roman"/>
          <w:b/>
          <w:sz w:val="24"/>
          <w:szCs w:val="24"/>
        </w:rPr>
        <w:t>*Common Vulnerabilities and Exposures (CVE)*.</w:t>
      </w:r>
      <w:r w:rsidRPr="006C1729">
        <w:rPr>
          <w:rFonts w:ascii="Times New Roman" w:hAnsi="Times New Roman" w:cs="Times New Roman"/>
          <w:sz w:val="24"/>
          <w:szCs w:val="24"/>
        </w:rPr>
        <w:t xml:space="preserve"> </w:t>
      </w:r>
      <w:hyperlink r:id="rId21" w:history="1">
        <w:r w:rsidRPr="00C55D90">
          <w:rPr>
            <w:rStyle w:val="Hyperlink"/>
            <w:rFonts w:ascii="Times New Roman" w:hAnsi="Times New Roman" w:cs="Times New Roman"/>
            <w:sz w:val="24"/>
            <w:szCs w:val="24"/>
          </w:rPr>
          <w:t>https://cve.mitre.org/</w:t>
        </w:r>
      </w:hyperlink>
    </w:p>
    <w:p w:rsidR="00506EA2" w:rsidRPr="006C1729" w:rsidRDefault="00506EA2" w:rsidP="000B2475">
      <w:pPr>
        <w:jc w:val="left"/>
        <w:rPr>
          <w:rFonts w:ascii="Times New Roman" w:hAnsi="Times New Roman" w:cs="Times New Roman"/>
          <w:sz w:val="24"/>
          <w:szCs w:val="24"/>
        </w:rPr>
      </w:pPr>
    </w:p>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7. Abuse.ch. *</w:t>
      </w:r>
      <w:r w:rsidRPr="00C55D90">
        <w:rPr>
          <w:rFonts w:ascii="Times New Roman" w:hAnsi="Times New Roman" w:cs="Times New Roman"/>
          <w:b/>
          <w:sz w:val="24"/>
          <w:szCs w:val="24"/>
        </w:rPr>
        <w:t>Threat Intelligence Feeds</w:t>
      </w:r>
      <w:r w:rsidRPr="006C1729">
        <w:rPr>
          <w:rFonts w:ascii="Times New Roman" w:hAnsi="Times New Roman" w:cs="Times New Roman"/>
          <w:sz w:val="24"/>
          <w:szCs w:val="24"/>
        </w:rPr>
        <w:t xml:space="preserve">*. </w:t>
      </w:r>
      <w:hyperlink r:id="rId22" w:history="1">
        <w:r w:rsidRPr="00C55D90">
          <w:rPr>
            <w:rStyle w:val="Hyperlink"/>
            <w:rFonts w:ascii="Times New Roman" w:hAnsi="Times New Roman" w:cs="Times New Roman"/>
            <w:sz w:val="24"/>
            <w:szCs w:val="24"/>
          </w:rPr>
          <w:t>https://abuse.ch/</w:t>
        </w:r>
      </w:hyperlink>
    </w:p>
    <w:p w:rsidR="00506EA2" w:rsidRPr="00C55D90" w:rsidRDefault="00506EA2" w:rsidP="00C55D90"/>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 xml:space="preserve">8. </w:t>
      </w:r>
      <w:proofErr w:type="spellStart"/>
      <w:r w:rsidRPr="006C1729">
        <w:rPr>
          <w:rFonts w:ascii="Times New Roman" w:hAnsi="Times New Roman" w:cs="Times New Roman"/>
          <w:sz w:val="24"/>
          <w:szCs w:val="24"/>
        </w:rPr>
        <w:t>AlienVault</w:t>
      </w:r>
      <w:proofErr w:type="spellEnd"/>
      <w:r w:rsidRPr="006C1729">
        <w:rPr>
          <w:rFonts w:ascii="Times New Roman" w:hAnsi="Times New Roman" w:cs="Times New Roman"/>
          <w:sz w:val="24"/>
          <w:szCs w:val="24"/>
        </w:rPr>
        <w:t xml:space="preserve"> OTX. *</w:t>
      </w:r>
      <w:r w:rsidRPr="00C55D90">
        <w:rPr>
          <w:rFonts w:ascii="Times New Roman" w:hAnsi="Times New Roman" w:cs="Times New Roman"/>
          <w:b/>
          <w:sz w:val="24"/>
          <w:szCs w:val="24"/>
        </w:rPr>
        <w:t>Open Threat Exchange</w:t>
      </w:r>
      <w:r w:rsidRPr="006C1729">
        <w:rPr>
          <w:rFonts w:ascii="Times New Roman" w:hAnsi="Times New Roman" w:cs="Times New Roman"/>
          <w:sz w:val="24"/>
          <w:szCs w:val="24"/>
        </w:rPr>
        <w:t xml:space="preserve">*. </w:t>
      </w:r>
      <w:hyperlink r:id="rId23" w:history="1">
        <w:r w:rsidRPr="00C55D90">
          <w:rPr>
            <w:rStyle w:val="Hyperlink"/>
            <w:rFonts w:ascii="Times New Roman" w:hAnsi="Times New Roman" w:cs="Times New Roman"/>
            <w:sz w:val="24"/>
            <w:szCs w:val="24"/>
          </w:rPr>
          <w:t>https://otx.alienvault.com/</w:t>
        </w:r>
      </w:hyperlink>
    </w:p>
    <w:p w:rsidR="00506EA2" w:rsidRPr="006C1729" w:rsidRDefault="00506EA2" w:rsidP="000B2475">
      <w:pPr>
        <w:jc w:val="left"/>
        <w:rPr>
          <w:rFonts w:ascii="Times New Roman" w:hAnsi="Times New Roman" w:cs="Times New Roman"/>
          <w:sz w:val="24"/>
          <w:szCs w:val="24"/>
        </w:rPr>
      </w:pPr>
    </w:p>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9. Open Worldwide Application Security Project (OWASP). *</w:t>
      </w:r>
      <w:r w:rsidRPr="00C55D90">
        <w:rPr>
          <w:rFonts w:ascii="Times New Roman" w:hAnsi="Times New Roman" w:cs="Times New Roman"/>
          <w:b/>
          <w:sz w:val="24"/>
          <w:szCs w:val="24"/>
        </w:rPr>
        <w:t>OWASP Foundation*.</w:t>
      </w:r>
      <w:r w:rsidRPr="006C1729">
        <w:rPr>
          <w:rFonts w:ascii="Times New Roman" w:hAnsi="Times New Roman" w:cs="Times New Roman"/>
          <w:sz w:val="24"/>
          <w:szCs w:val="24"/>
        </w:rPr>
        <w:t xml:space="preserve"> </w:t>
      </w:r>
      <w:hyperlink r:id="rId24" w:history="1">
        <w:r w:rsidRPr="00C55D90">
          <w:rPr>
            <w:rStyle w:val="Hyperlink"/>
            <w:rFonts w:ascii="Times New Roman" w:hAnsi="Times New Roman" w:cs="Times New Roman"/>
            <w:sz w:val="24"/>
            <w:szCs w:val="24"/>
          </w:rPr>
          <w:t>https://owasp.org/</w:t>
        </w:r>
      </w:hyperlink>
    </w:p>
    <w:p w:rsidR="00506EA2" w:rsidRPr="006C1729" w:rsidRDefault="00506EA2" w:rsidP="000B2475">
      <w:pPr>
        <w:jc w:val="left"/>
        <w:rPr>
          <w:rFonts w:ascii="Times New Roman" w:hAnsi="Times New Roman" w:cs="Times New Roman"/>
          <w:sz w:val="24"/>
          <w:szCs w:val="24"/>
        </w:rPr>
      </w:pPr>
    </w:p>
    <w:p w:rsidR="00506EA2" w:rsidRPr="006C1729" w:rsidRDefault="00506EA2" w:rsidP="000B2475">
      <w:pPr>
        <w:jc w:val="left"/>
        <w:rPr>
          <w:rFonts w:ascii="Times New Roman" w:hAnsi="Times New Roman" w:cs="Times New Roman"/>
          <w:sz w:val="24"/>
          <w:szCs w:val="24"/>
        </w:rPr>
      </w:pPr>
      <w:r w:rsidRPr="006C1729">
        <w:rPr>
          <w:rFonts w:ascii="Times New Roman" w:hAnsi="Times New Roman" w:cs="Times New Roman"/>
          <w:sz w:val="24"/>
          <w:szCs w:val="24"/>
        </w:rPr>
        <w:t>10. National Institute of Standards and Technology (NIST). *</w:t>
      </w:r>
      <w:r w:rsidRPr="00C55D90">
        <w:rPr>
          <w:rFonts w:ascii="Times New Roman" w:hAnsi="Times New Roman" w:cs="Times New Roman"/>
          <w:b/>
          <w:sz w:val="24"/>
          <w:szCs w:val="24"/>
        </w:rPr>
        <w:t xml:space="preserve">Cybersecurity Framework*. </w:t>
      </w:r>
      <w:hyperlink r:id="rId25" w:history="1">
        <w:r w:rsidRPr="00C55D90">
          <w:rPr>
            <w:rStyle w:val="Hyperlink"/>
            <w:rFonts w:ascii="Times New Roman" w:hAnsi="Times New Roman" w:cs="Times New Roman"/>
            <w:sz w:val="24"/>
            <w:szCs w:val="24"/>
          </w:rPr>
          <w:t>https://www.nist.gov/cyberframework</w:t>
        </w:r>
      </w:hyperlink>
      <w:bookmarkStart w:id="1" w:name="_GoBack"/>
      <w:bookmarkEnd w:id="1"/>
    </w:p>
    <w:p w:rsidR="009C5B9C" w:rsidRPr="006C1729" w:rsidRDefault="009C5B9C" w:rsidP="000B2475">
      <w:pPr>
        <w:jc w:val="left"/>
        <w:rPr>
          <w:rFonts w:ascii="Times New Roman" w:hAnsi="Times New Roman" w:cs="Times New Roman"/>
          <w:sz w:val="24"/>
          <w:szCs w:val="24"/>
        </w:rPr>
      </w:pPr>
    </w:p>
    <w:p w:rsidR="006C3B88" w:rsidRPr="006C1729" w:rsidRDefault="00C55D90" w:rsidP="00C55D90">
      <w:pPr>
        <w:jc w:val="center"/>
        <w:rPr>
          <w:rFonts w:ascii="Times New Roman" w:hAnsi="Times New Roman" w:cs="Times New Roman"/>
          <w:sz w:val="24"/>
          <w:szCs w:val="24"/>
        </w:rPr>
      </w:pPr>
      <w:r>
        <w:rPr>
          <w:rFonts w:ascii="Times New Roman" w:hAnsi="Times New Roman" w:cs="Times New Roman"/>
          <w:sz w:val="24"/>
          <w:szCs w:val="24"/>
        </w:rPr>
        <w:t>--------------------------------END OF REPORT--------------------------------------------</w:t>
      </w:r>
    </w:p>
    <w:sectPr w:rsidR="006C3B88" w:rsidRPr="006C1729" w:rsidSect="00D801AB">
      <w:footerReference w:type="default" r:id="rId26"/>
      <w:pgSz w:w="11907" w:h="16839" w:code="9"/>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rsidR="00EC5268" w:rsidRDefault="00EC5268" w:rsidP="00EE30E5">
      <w:pPr>
        <w:spacing w:after="0" w:line="240" w:lineRule="auto"/>
      </w:pPr>
      <w:r>
        <w:separator/>
      </w:r>
    </w:p>
  </w:endnote>
  <w:endnote w:type="continuationSeparator" w:id="0">
    <w:p w:rsidR="00EC5268" w:rsidRDefault="00EC5268" w:rsidP="00EE30E5">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sdt>
    <w:sdtPr>
      <w:id w:val="-1953781876"/>
      <w:docPartObj>
        <w:docPartGallery w:val="Page Numbers (Bottom of Page)"/>
        <w:docPartUnique/>
      </w:docPartObj>
    </w:sdtPr>
    <w:sdtContent>
      <w:p w:rsidR="005D5687" w:rsidRDefault="005D5687">
        <w:pPr>
          <w:pStyle w:val="Footer"/>
        </w:pPr>
        <w:r>
          <w:rPr>
            <w:noProof/>
          </w:rPr>
          <mc:AlternateContent>
            <mc:Choice Requires="wps">
              <w:drawing>
                <wp:anchor distT="0" distB="0" distL="114300" distR="114300" simplePos="0" relativeHeight="251659264" behindDoc="0" locked="0" layoutInCell="1" allowOverlap="1">
                  <wp:simplePos x="0" y="0"/>
                  <wp:positionH relativeFrom="page">
                    <wp:posOffset>5825067</wp:posOffset>
                  </wp:positionH>
                  <wp:positionV relativeFrom="page">
                    <wp:align>bottom</wp:align>
                  </wp:positionV>
                  <wp:extent cx="1752176" cy="1498600"/>
                  <wp:effectExtent l="0" t="0" r="635" b="6350"/>
                  <wp:wrapNone/>
                  <wp:docPr id="3" name="Isosceles Triangle 3"/>
                  <wp:cNvGraphicFramePr>
                    <a:graphicFrameLocks xmlns:a="http://schemas.openxmlformats.org/drawingml/2006/main"/>
                  </wp:cNvGraphicFramePr>
                  <a:graphic xmlns:a="http://schemas.openxmlformats.org/drawingml/2006/main">
                    <a:graphicData uri="http://schemas.microsoft.com/office/word/2010/wordprocessingShape">
                      <wps:wsp>
                        <wps:cNvSpPr>
                          <a:spLocks noChangeArrowheads="1"/>
                        </wps:cNvSpPr>
                        <wps:spPr bwMode="auto">
                          <a:xfrm>
                            <a:off x="0" y="0"/>
                            <a:ext cx="1752176" cy="1498600"/>
                          </a:xfrm>
                          <a:prstGeom prst="triangle">
                            <a:avLst>
                              <a:gd name="adj" fmla="val 100000"/>
                            </a:avLst>
                          </a:prstGeom>
                          <a:gradFill flip="none" rotWithShape="1">
                            <a:gsLst>
                              <a:gs pos="0">
                                <a:schemeClr val="bg2">
                                  <a:shade val="30000"/>
                                  <a:satMod val="115000"/>
                                </a:schemeClr>
                              </a:gs>
                              <a:gs pos="50000">
                                <a:schemeClr val="bg2">
                                  <a:shade val="67500"/>
                                  <a:satMod val="115000"/>
                                </a:schemeClr>
                              </a:gs>
                              <a:gs pos="100000">
                                <a:schemeClr val="bg2">
                                  <a:shade val="100000"/>
                                  <a:satMod val="115000"/>
                                </a:schemeClr>
                              </a:gs>
                            </a:gsLst>
                            <a:lin ang="8100000" scaled="1"/>
                            <a:tileRect/>
                          </a:gradFill>
                          <a:ln>
                            <a:noFill/>
                          </a:ln>
                        </wps:spPr>
                        <wps:txbx>
                          <w:txbxContent>
                            <w:p w:rsidR="005D5687" w:rsidRPr="005D5687" w:rsidRDefault="005D5687">
                              <w:pPr>
                                <w:jc w:val="center"/>
                                <w:rPr>
                                  <w:sz w:val="48"/>
                                  <w:szCs w:val="48"/>
                                </w:rPr>
                              </w:pPr>
                              <w:r w:rsidRPr="005D5687">
                                <w:rPr>
                                  <w:rFonts w:eastAsiaTheme="minorEastAsia" w:cs="Times New Roman"/>
                                  <w:sz w:val="48"/>
                                  <w:szCs w:val="48"/>
                                </w:rPr>
                                <w:fldChar w:fldCharType="begin"/>
                              </w:r>
                              <w:r w:rsidRPr="005D5687">
                                <w:rPr>
                                  <w:sz w:val="48"/>
                                  <w:szCs w:val="48"/>
                                </w:rPr>
                                <w:instrText xml:space="preserve"> PAGE    \* MERGEFORMAT </w:instrText>
                              </w:r>
                              <w:r w:rsidRPr="005D5687">
                                <w:rPr>
                                  <w:rFonts w:eastAsiaTheme="minorEastAsia" w:cs="Times New Roman"/>
                                  <w:sz w:val="48"/>
                                  <w:szCs w:val="48"/>
                                </w:rPr>
                                <w:fldChar w:fldCharType="separate"/>
                              </w:r>
                              <w:r w:rsidR="00C55D90" w:rsidRPr="00C55D90">
                                <w:rPr>
                                  <w:rFonts w:asciiTheme="majorHAnsi" w:eastAsiaTheme="majorEastAsia" w:hAnsiTheme="majorHAnsi" w:cstheme="majorBidi"/>
                                  <w:noProof/>
                                  <w:color w:val="FFFFFF" w:themeColor="background1"/>
                                  <w:sz w:val="48"/>
                                  <w:szCs w:val="48"/>
                                </w:rPr>
                                <w:t>36</w:t>
                              </w:r>
                              <w:r w:rsidRPr="005D5687">
                                <w:rPr>
                                  <w:rFonts w:asciiTheme="majorHAnsi" w:eastAsiaTheme="majorEastAsia" w:hAnsiTheme="majorHAnsi" w:cstheme="majorBidi"/>
                                  <w:noProof/>
                                  <w:color w:val="FFFFFF" w:themeColor="background1"/>
                                  <w:sz w:val="48"/>
                                  <w:szCs w:val="48"/>
                                </w:rPr>
                                <w:fldChar w:fldCharType="end"/>
                              </w:r>
                            </w:p>
                          </w:txbxContent>
                        </wps:txbx>
                        <wps:bodyPr rot="0" vert="horz" wrap="square" lIns="91440" tIns="45720" rIns="91440" bIns="45720" anchor="t" anchorCtr="0" upright="1">
                          <a:noAutofit/>
                        </wps:bodyPr>
                      </wps:wsp>
                    </a:graphicData>
                  </a:graphic>
                  <wp14:sizeRelH relativeFrom="page">
                    <wp14:pctWidth>0</wp14:pctWidth>
                  </wp14:sizeRelH>
                  <wp14:sizeRelV relativeFrom="page">
                    <wp14:pctHeight>0</wp14:pctHeight>
                  </wp14:sizeRelV>
                </wp:anchor>
              </w:drawing>
            </mc:Choice>
            <mc:Fallback>
              <w:pict>
                <v:shapetype id="_x0000_t5" coordsize="21600,21600" o:spt="5" adj="10800" path="m@0,l,21600r21600,xe">
                  <v:stroke joinstyle="miter"/>
                  <v:formulas>
                    <v:f eqn="val #0"/>
                    <v:f eqn="prod #0 1 2"/>
                    <v:f eqn="sum @1 10800 0"/>
                  </v:formulas>
                  <v:path gradientshapeok="t" o:connecttype="custom" o:connectlocs="@0,0;@1,10800;0,21600;10800,21600;21600,21600;@2,10800" textboxrect="0,10800,10800,18000;5400,10800,16200,18000;10800,10800,21600,18000;0,7200,7200,21600;7200,7200,14400,21600;14400,7200,21600,21600"/>
                  <v:handles>
                    <v:h position="#0,topLeft" xrange="0,21600"/>
                  </v:handles>
                </v:shapetype>
                <v:shape id="Isosceles Triangle 3" o:spid="_x0000_s1026" type="#_x0000_t5" style="position:absolute;left:0;text-align:left;margin-left:458.65pt;margin-top:0;width:137.95pt;height:118pt;z-index:251659264;visibility:visible;mso-wrap-style:square;mso-width-percent:0;mso-height-percent:0;mso-wrap-distance-left:9pt;mso-wrap-distance-top:0;mso-wrap-distance-right:9pt;mso-wrap-distance-bottom:0;mso-position-horizontal:absolute;mso-position-horizontal-relative:page;mso-position-vertical:bottom;mso-position-vertical-relative:page;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" adj="21600" fillcolor="#464343 [974]" stroked="f">
                  <v:fill color2="#e7e6e6 [3214]" rotate="t" angle="315" colors="0 #868686;.5 #c2c1c1;1 #e7e6e6" focus="100%" type="gradient"/>
                  <v:textbox>
                    <w:txbxContent>
                      <w:p w:rsidR="005D5687" w:rsidRPr="005D5687" w:rsidRDefault="005D5687">
                        <w:pPr>
                          <w:jc w:val="center"/>
                          <w:rPr>
                            <w:sz w:val="48"/>
                            <w:szCs w:val="48"/>
                          </w:rPr>
                        </w:pPr>
                        <w:r w:rsidRPr="005D5687">
                          <w:rPr>
                            <w:rFonts w:eastAsiaTheme="minorEastAsia" w:cs="Times New Roman"/>
                            <w:sz w:val="48"/>
                            <w:szCs w:val="48"/>
                          </w:rPr>
                          <w:fldChar w:fldCharType="begin"/>
                        </w:r>
                        <w:r w:rsidRPr="005D5687">
                          <w:rPr>
                            <w:sz w:val="48"/>
                            <w:szCs w:val="48"/>
                          </w:rPr>
                          <w:instrText xml:space="preserve"> PAGE    \* MERGEFORMAT </w:instrText>
                        </w:r>
                        <w:r w:rsidRPr="005D5687">
                          <w:rPr>
                            <w:rFonts w:eastAsiaTheme="minorEastAsia" w:cs="Times New Roman"/>
                            <w:sz w:val="48"/>
                            <w:szCs w:val="48"/>
                          </w:rPr>
                          <w:fldChar w:fldCharType="separate"/>
                        </w:r>
                        <w:r w:rsidR="00C55D90" w:rsidRPr="00C55D90">
                          <w:rPr>
                            <w:rFonts w:asciiTheme="majorHAnsi" w:eastAsiaTheme="majorEastAsia" w:hAnsiTheme="majorHAnsi" w:cstheme="majorBidi"/>
                            <w:noProof/>
                            <w:color w:val="FFFFFF" w:themeColor="background1"/>
                            <w:sz w:val="48"/>
                            <w:szCs w:val="48"/>
                          </w:rPr>
                          <w:t>36</w:t>
                        </w:r>
                        <w:r w:rsidRPr="005D5687">
                          <w:rPr>
                            <w:rFonts w:asciiTheme="majorHAnsi" w:eastAsiaTheme="majorEastAsia" w:hAnsiTheme="majorHAnsi" w:cstheme="majorBidi"/>
                            <w:noProof/>
                            <w:color w:val="FFFFFF" w:themeColor="background1"/>
                            <w:sz w:val="48"/>
                            <w:szCs w:val="48"/>
                          </w:rPr>
                          <w:fldChar w:fldCharType="end"/>
                        </w:r>
                      </w:p>
                    </w:txbxContent>
                  </v:textbox>
                  <w10:wrap anchorx="page" anchory="page"/>
                </v:shape>
              </w:pict>
            </mc:Fallback>
          </mc:AlternateContent>
        </w:r>
      </w:p>
    </w:sdtContent>
  </w:sdt>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rsidR="00EC5268" w:rsidRDefault="00EC5268" w:rsidP="00EE30E5">
      <w:pPr>
        <w:spacing w:after="0" w:line="240" w:lineRule="auto"/>
      </w:pPr>
      <w:r>
        <w:separator/>
      </w:r>
    </w:p>
  </w:footnote>
  <w:footnote w:type="continuationSeparator" w:id="0">
    <w:p w:rsidR="00EC5268" w:rsidRDefault="00EC5268" w:rsidP="00EE30E5">
      <w:pPr>
        <w:spacing w:after="0" w:line="240" w:lineRule="auto"/>
      </w:pP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00EB5B3F"/>
    <w:multiLevelType w:val="hybridMultilevel"/>
    <w:tmpl w:val="BEAA3A30"/>
    <w:lvl w:ilvl="0" w:tplc="0D26C13C">
      <w:numFmt w:val="bullet"/>
      <w:lvlText w:val=""/>
      <w:lvlJc w:val="left"/>
      <w:pPr>
        <w:ind w:left="720" w:hanging="360"/>
      </w:pPr>
      <w:rPr>
        <w:rFonts w:ascii="Symbol" w:eastAsiaTheme="majorEastAsia"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nsid w:val="00FA2472"/>
    <w:multiLevelType w:val="hybridMultilevel"/>
    <w:tmpl w:val="D1EE195A"/>
    <w:lvl w:ilvl="0" w:tplc="90BAD5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011E15D5"/>
    <w:multiLevelType w:val="hybridMultilevel"/>
    <w:tmpl w:val="49746546"/>
    <w:lvl w:ilvl="0" w:tplc="8796FF06">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nsid w:val="0BD10C34"/>
    <w:multiLevelType w:val="hybridMultilevel"/>
    <w:tmpl w:val="92043FDA"/>
    <w:lvl w:ilvl="0" w:tplc="B7E09D28">
      <w:start w:val="1"/>
      <w:numFmt w:val="lowerRoman"/>
      <w:lvlText w:val="%1"/>
      <w:lvlJc w:val="left"/>
      <w:pPr>
        <w:ind w:left="720" w:hanging="360"/>
      </w:pPr>
      <w:rPr>
        <w:rFonts w:ascii="Times New Roman" w:eastAsia="Times New Roman" w:hAnsi="Times New Roman" w:cs="Times New Roman"/>
        <w:b w:val="0"/>
        <w:i w:val="0"/>
        <w:strike w:val="0"/>
        <w:dstrike w:val="0"/>
        <w:color w:val="000000"/>
        <w:sz w:val="24"/>
        <w:u w:val="none" w:color="000000"/>
        <w:bdr w:val="none" w:sz="0" w:space="0" w:color="auto"/>
        <w:shd w:val="clear" w:color="auto" w:fill="auto"/>
        <w:vertAlign w:val="baseline"/>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nsid w:val="2188162E"/>
    <w:multiLevelType w:val="hybridMultilevel"/>
    <w:tmpl w:val="469EAFDC"/>
    <w:lvl w:ilvl="0" w:tplc="0409000B">
      <w:start w:val="1"/>
      <w:numFmt w:val="bullet"/>
      <w:lvlText w:val=""/>
      <w:lvlJc w:val="left"/>
      <w:pPr>
        <w:ind w:left="720" w:hanging="360"/>
      </w:pPr>
      <w:rPr>
        <w:rFonts w:ascii="Wingdings" w:hAnsi="Wingdings" w:hint="default"/>
      </w:rPr>
    </w:lvl>
    <w:lvl w:ilvl="1" w:tplc="EE0259AE">
      <w:numFmt w:val="bullet"/>
      <w:lvlText w:val=""/>
      <w:lvlJc w:val="left"/>
      <w:pPr>
        <w:ind w:left="1440" w:hanging="360"/>
      </w:pPr>
      <w:rPr>
        <w:rFonts w:ascii="Symbol" w:eastAsiaTheme="majorEastAsia" w:hAnsi="Symbol" w:cs="Times New Roman"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25C5349E"/>
    <w:multiLevelType w:val="hybridMultilevel"/>
    <w:tmpl w:val="850803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nsid w:val="298045C3"/>
    <w:multiLevelType w:val="hybridMultilevel"/>
    <w:tmpl w:val="F8825EB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
    <w:nsid w:val="41EB11AD"/>
    <w:multiLevelType w:val="hybridMultilevel"/>
    <w:tmpl w:val="B4C0E04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478A4B71"/>
    <w:multiLevelType w:val="hybridMultilevel"/>
    <w:tmpl w:val="0B44A5D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487E4B15"/>
    <w:multiLevelType w:val="hybridMultilevel"/>
    <w:tmpl w:val="CE88E538"/>
    <w:lvl w:ilvl="0" w:tplc="90BAD5BA">
      <w:numFmt w:val="bullet"/>
      <w:lvlText w:val=""/>
      <w:lvlJc w:val="left"/>
      <w:pPr>
        <w:ind w:left="720" w:hanging="360"/>
      </w:pPr>
      <w:rPr>
        <w:rFonts w:ascii="Symbol" w:eastAsiaTheme="minorHAnsi" w:hAnsi="Symbol" w:cs="Times New Roman"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nsid w:val="6130465B"/>
    <w:multiLevelType w:val="hybridMultilevel"/>
    <w:tmpl w:val="0C92A714"/>
    <w:lvl w:ilvl="0" w:tplc="01A46C3E">
      <w:start w:val="1"/>
      <w:numFmt w:val="decimal"/>
      <w:lvlText w:val="%1."/>
      <w:lvlJc w:val="left"/>
      <w:pPr>
        <w:ind w:left="444" w:hanging="360"/>
      </w:pPr>
      <w:rPr>
        <w:rFonts w:hint="default"/>
      </w:rPr>
    </w:lvl>
    <w:lvl w:ilvl="1" w:tplc="04090019" w:tentative="1">
      <w:start w:val="1"/>
      <w:numFmt w:val="lowerLetter"/>
      <w:lvlText w:val="%2."/>
      <w:lvlJc w:val="left"/>
      <w:pPr>
        <w:ind w:left="1164" w:hanging="360"/>
      </w:pPr>
    </w:lvl>
    <w:lvl w:ilvl="2" w:tplc="0409001B" w:tentative="1">
      <w:start w:val="1"/>
      <w:numFmt w:val="lowerRoman"/>
      <w:lvlText w:val="%3."/>
      <w:lvlJc w:val="right"/>
      <w:pPr>
        <w:ind w:left="1884" w:hanging="180"/>
      </w:pPr>
    </w:lvl>
    <w:lvl w:ilvl="3" w:tplc="0409000F" w:tentative="1">
      <w:start w:val="1"/>
      <w:numFmt w:val="decimal"/>
      <w:lvlText w:val="%4."/>
      <w:lvlJc w:val="left"/>
      <w:pPr>
        <w:ind w:left="2604" w:hanging="360"/>
      </w:pPr>
    </w:lvl>
    <w:lvl w:ilvl="4" w:tplc="04090019" w:tentative="1">
      <w:start w:val="1"/>
      <w:numFmt w:val="lowerLetter"/>
      <w:lvlText w:val="%5."/>
      <w:lvlJc w:val="left"/>
      <w:pPr>
        <w:ind w:left="3324" w:hanging="360"/>
      </w:pPr>
    </w:lvl>
    <w:lvl w:ilvl="5" w:tplc="0409001B" w:tentative="1">
      <w:start w:val="1"/>
      <w:numFmt w:val="lowerRoman"/>
      <w:lvlText w:val="%6."/>
      <w:lvlJc w:val="right"/>
      <w:pPr>
        <w:ind w:left="4044" w:hanging="180"/>
      </w:pPr>
    </w:lvl>
    <w:lvl w:ilvl="6" w:tplc="0409000F" w:tentative="1">
      <w:start w:val="1"/>
      <w:numFmt w:val="decimal"/>
      <w:lvlText w:val="%7."/>
      <w:lvlJc w:val="left"/>
      <w:pPr>
        <w:ind w:left="4764" w:hanging="360"/>
      </w:pPr>
    </w:lvl>
    <w:lvl w:ilvl="7" w:tplc="04090019" w:tentative="1">
      <w:start w:val="1"/>
      <w:numFmt w:val="lowerLetter"/>
      <w:lvlText w:val="%8."/>
      <w:lvlJc w:val="left"/>
      <w:pPr>
        <w:ind w:left="5484" w:hanging="360"/>
      </w:pPr>
    </w:lvl>
    <w:lvl w:ilvl="8" w:tplc="0409001B" w:tentative="1">
      <w:start w:val="1"/>
      <w:numFmt w:val="lowerRoman"/>
      <w:lvlText w:val="%9."/>
      <w:lvlJc w:val="right"/>
      <w:pPr>
        <w:ind w:left="6204" w:hanging="180"/>
      </w:pPr>
    </w:lvl>
  </w:abstractNum>
  <w:abstractNum w:abstractNumId="11">
    <w:nsid w:val="6A07659D"/>
    <w:multiLevelType w:val="hybridMultilevel"/>
    <w:tmpl w:val="2662D51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2">
    <w:nsid w:val="75057F22"/>
    <w:multiLevelType w:val="hybridMultilevel"/>
    <w:tmpl w:val="2C54EBCC"/>
    <w:lvl w:ilvl="0" w:tplc="90BAD5BA">
      <w:numFmt w:val="bullet"/>
      <w:lvlText w:val=""/>
      <w:lvlJc w:val="left"/>
      <w:pPr>
        <w:ind w:left="720" w:hanging="360"/>
      </w:pPr>
      <w:rPr>
        <w:rFonts w:ascii="Symbol" w:eastAsiaTheme="minorHAnsi" w:hAnsi="Symbol" w:cs="Times New Roman"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4"/>
  </w:num>
  <w:num w:numId="2">
    <w:abstractNumId w:val="0"/>
  </w:num>
  <w:num w:numId="3">
    <w:abstractNumId w:val="5"/>
  </w:num>
  <w:num w:numId="4">
    <w:abstractNumId w:val="2"/>
  </w:num>
  <w:num w:numId="5">
    <w:abstractNumId w:val="8"/>
  </w:num>
  <w:num w:numId="6">
    <w:abstractNumId w:val="9"/>
  </w:num>
  <w:num w:numId="7">
    <w:abstractNumId w:val="12"/>
  </w:num>
  <w:num w:numId="8">
    <w:abstractNumId w:val="11"/>
  </w:num>
  <w:num w:numId="9">
    <w:abstractNumId w:val="1"/>
  </w:num>
  <w:num w:numId="10">
    <w:abstractNumId w:val="6"/>
  </w:num>
  <w:num w:numId="11">
    <w:abstractNumId w:val="10"/>
  </w:num>
  <w:num w:numId="12">
    <w:abstractNumId w:val="7"/>
  </w:num>
  <w:num w:numId="13">
    <w:abstractNumId w:val="3"/>
  </w:num>
</w:numbering>
</file>

<file path=word/people.xml><?xml version="1.0" encoding="utf-8"?>
<w15:people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15:person w15:author="HP">
    <w15:presenceInfo w15:providerId="None" w15:userId="HP"/>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8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1C5C72"/>
    <w:rsid w:val="000B2475"/>
    <w:rsid w:val="00103D22"/>
    <w:rsid w:val="00197D42"/>
    <w:rsid w:val="001C5C72"/>
    <w:rsid w:val="001E0672"/>
    <w:rsid w:val="0025048E"/>
    <w:rsid w:val="00290ACA"/>
    <w:rsid w:val="0034175D"/>
    <w:rsid w:val="003843D1"/>
    <w:rsid w:val="00397182"/>
    <w:rsid w:val="003A18C0"/>
    <w:rsid w:val="00506EA2"/>
    <w:rsid w:val="005D5687"/>
    <w:rsid w:val="00646D4B"/>
    <w:rsid w:val="0068571B"/>
    <w:rsid w:val="006C1729"/>
    <w:rsid w:val="006C3B88"/>
    <w:rsid w:val="007C384A"/>
    <w:rsid w:val="009B2AF2"/>
    <w:rsid w:val="009C5B9C"/>
    <w:rsid w:val="00AA4BF4"/>
    <w:rsid w:val="00AC430D"/>
    <w:rsid w:val="00BA3F3B"/>
    <w:rsid w:val="00BA623B"/>
    <w:rsid w:val="00BB4A19"/>
    <w:rsid w:val="00C55D90"/>
    <w:rsid w:val="00D17BD5"/>
    <w:rsid w:val="00D801AB"/>
    <w:rsid w:val="00DD10B7"/>
    <w:rsid w:val="00EB48FB"/>
    <w:rsid w:val="00EC5268"/>
    <w:rsid w:val="00EC5EF1"/>
    <w:rsid w:val="00ED449E"/>
    <w:rsid w:val="00EE30E5"/>
    <w:rsid w:val="00F525E8"/>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5:chartTrackingRefBased/>
  <w15:docId w15:val="{454CFD5E-E75D-4364-A1A7-5930A42F91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US" w:eastAsia="en-US" w:bidi="ar-SA"/>
      </w:rPr>
    </w:rPrDefault>
    <w:pPrDefault>
      <w:pPr>
        <w:spacing w:after="120" w:line="360" w:lineRule="auto"/>
        <w:jc w:val="both"/>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1">
    <w:name w:val="heading 1"/>
    <w:basedOn w:val="Normal"/>
    <w:next w:val="Normal"/>
    <w:link w:val="Heading1Char"/>
    <w:uiPriority w:val="9"/>
    <w:qFormat/>
    <w:rsid w:val="00BA3F3B"/>
    <w:pPr>
      <w:keepNext/>
      <w:keepLines/>
      <w:spacing w:before="240" w:line="240" w:lineRule="auto"/>
      <w:outlineLvl w:val="0"/>
    </w:pPr>
    <w:rPr>
      <w:rFonts w:asciiTheme="majorHAnsi" w:eastAsiaTheme="majorEastAsia" w:hAnsiTheme="majorHAnsi" w:cstheme="majorBidi"/>
      <w:b/>
      <w:color w:val="2E74B5" w:themeColor="accent1" w:themeShade="BF"/>
      <w:sz w:val="32"/>
      <w:szCs w:val="32"/>
    </w:rPr>
  </w:style>
  <w:style w:type="paragraph" w:styleId="Heading2">
    <w:name w:val="heading 2"/>
    <w:basedOn w:val="Normal"/>
    <w:next w:val="Normal"/>
    <w:link w:val="Heading2Char"/>
    <w:uiPriority w:val="9"/>
    <w:unhideWhenUsed/>
    <w:qFormat/>
    <w:rsid w:val="00BA3F3B"/>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semiHidden/>
    <w:unhideWhenUsed/>
    <w:qFormat/>
    <w:rsid w:val="00BA3F3B"/>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link w:val="TitleChar"/>
    <w:uiPriority w:val="10"/>
    <w:qFormat/>
    <w:rsid w:val="00DD10B7"/>
    <w:pPr>
      <w:spacing w:before="240" w:after="240" w:line="240" w:lineRule="auto"/>
      <w:contextualSpacing/>
      <w:jc w:val="center"/>
    </w:pPr>
    <w:rPr>
      <w:rFonts w:asciiTheme="majorHAnsi" w:eastAsiaTheme="majorEastAsia" w:hAnsiTheme="majorHAnsi" w:cstheme="majorBidi"/>
      <w:b/>
      <w:spacing w:val="-10"/>
      <w:kern w:val="28"/>
      <w:sz w:val="56"/>
      <w:szCs w:val="56"/>
    </w:rPr>
  </w:style>
  <w:style w:type="character" w:customStyle="1" w:styleId="TitleChar">
    <w:name w:val="Title Char"/>
    <w:basedOn w:val="DefaultParagraphFont"/>
    <w:link w:val="Title"/>
    <w:uiPriority w:val="10"/>
    <w:rsid w:val="00DD10B7"/>
    <w:rPr>
      <w:rFonts w:asciiTheme="majorHAnsi" w:eastAsiaTheme="majorEastAsia" w:hAnsiTheme="majorHAnsi" w:cstheme="majorBidi"/>
      <w:b/>
      <w:spacing w:val="-10"/>
      <w:kern w:val="28"/>
      <w:sz w:val="56"/>
      <w:szCs w:val="56"/>
    </w:rPr>
  </w:style>
  <w:style w:type="character" w:customStyle="1" w:styleId="Heading2Char">
    <w:name w:val="Heading 2 Char"/>
    <w:basedOn w:val="DefaultParagraphFont"/>
    <w:link w:val="Heading2"/>
    <w:uiPriority w:val="9"/>
    <w:rsid w:val="00BA3F3B"/>
    <w:rPr>
      <w:rFonts w:asciiTheme="majorHAnsi" w:eastAsiaTheme="majorEastAsia" w:hAnsiTheme="majorHAnsi" w:cstheme="majorBidi"/>
      <w:color w:val="2E74B5" w:themeColor="accent1" w:themeShade="BF"/>
      <w:sz w:val="26"/>
      <w:szCs w:val="26"/>
    </w:rPr>
  </w:style>
  <w:style w:type="character" w:customStyle="1" w:styleId="Heading1Char">
    <w:name w:val="Heading 1 Char"/>
    <w:basedOn w:val="DefaultParagraphFont"/>
    <w:link w:val="Heading1"/>
    <w:uiPriority w:val="9"/>
    <w:rsid w:val="00BA3F3B"/>
    <w:rPr>
      <w:rFonts w:asciiTheme="majorHAnsi" w:eastAsiaTheme="majorEastAsia" w:hAnsiTheme="majorHAnsi" w:cstheme="majorBidi"/>
      <w:b/>
      <w:color w:val="2E74B5" w:themeColor="accent1" w:themeShade="BF"/>
      <w:sz w:val="32"/>
      <w:szCs w:val="32"/>
    </w:rPr>
  </w:style>
  <w:style w:type="character" w:customStyle="1" w:styleId="Heading3Char">
    <w:name w:val="Heading 3 Char"/>
    <w:basedOn w:val="DefaultParagraphFont"/>
    <w:link w:val="Heading3"/>
    <w:uiPriority w:val="9"/>
    <w:semiHidden/>
    <w:rsid w:val="00BA3F3B"/>
    <w:rPr>
      <w:rFonts w:asciiTheme="majorHAnsi" w:eastAsiaTheme="majorEastAsia" w:hAnsiTheme="majorHAnsi" w:cstheme="majorBidi"/>
      <w:color w:val="1F4D78" w:themeColor="accent1" w:themeShade="7F"/>
      <w:sz w:val="24"/>
      <w:szCs w:val="24"/>
    </w:rPr>
  </w:style>
  <w:style w:type="paragraph" w:styleId="BalloonText">
    <w:name w:val="Balloon Text"/>
    <w:basedOn w:val="Normal"/>
    <w:link w:val="BalloonTextChar"/>
    <w:uiPriority w:val="99"/>
    <w:semiHidden/>
    <w:unhideWhenUsed/>
    <w:rsid w:val="00506EA2"/>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506EA2"/>
    <w:rPr>
      <w:rFonts w:ascii="Segoe UI" w:hAnsi="Segoe UI" w:cs="Segoe UI"/>
      <w:sz w:val="18"/>
      <w:szCs w:val="18"/>
    </w:rPr>
  </w:style>
  <w:style w:type="paragraph" w:styleId="Subtitle">
    <w:name w:val="Subtitle"/>
    <w:basedOn w:val="Normal"/>
    <w:next w:val="Normal"/>
    <w:link w:val="SubtitleChar"/>
    <w:uiPriority w:val="11"/>
    <w:qFormat/>
    <w:rsid w:val="00DD10B7"/>
    <w:pPr>
      <w:numPr>
        <w:ilvl w:val="1"/>
      </w:numPr>
      <w:spacing w:after="160"/>
      <w:jc w:val="center"/>
    </w:pPr>
    <w:rPr>
      <w:rFonts w:ascii="Times New Roman" w:eastAsiaTheme="minorEastAsia" w:hAnsi="Times New Roman"/>
      <w:b/>
      <w:color w:val="000000" w:themeColor="text1"/>
      <w:spacing w:val="15"/>
      <w:sz w:val="32"/>
    </w:rPr>
  </w:style>
  <w:style w:type="character" w:customStyle="1" w:styleId="SubtitleChar">
    <w:name w:val="Subtitle Char"/>
    <w:basedOn w:val="DefaultParagraphFont"/>
    <w:link w:val="Subtitle"/>
    <w:uiPriority w:val="11"/>
    <w:rsid w:val="00DD10B7"/>
    <w:rPr>
      <w:rFonts w:ascii="Times New Roman" w:eastAsiaTheme="minorEastAsia" w:hAnsi="Times New Roman"/>
      <w:b/>
      <w:color w:val="000000" w:themeColor="text1"/>
      <w:spacing w:val="15"/>
      <w:sz w:val="32"/>
    </w:rPr>
  </w:style>
  <w:style w:type="paragraph" w:styleId="Header">
    <w:name w:val="header"/>
    <w:basedOn w:val="Normal"/>
    <w:link w:val="HeaderChar"/>
    <w:uiPriority w:val="99"/>
    <w:unhideWhenUsed/>
    <w:rsid w:val="005D5687"/>
    <w:pPr>
      <w:tabs>
        <w:tab w:val="center" w:pos="4680"/>
        <w:tab w:val="right" w:pos="9360"/>
      </w:tabs>
      <w:spacing w:after="0" w:line="240" w:lineRule="auto"/>
    </w:pPr>
  </w:style>
  <w:style w:type="character" w:customStyle="1" w:styleId="HeaderChar">
    <w:name w:val="Header Char"/>
    <w:basedOn w:val="DefaultParagraphFont"/>
    <w:link w:val="Header"/>
    <w:uiPriority w:val="99"/>
    <w:rsid w:val="005D5687"/>
  </w:style>
  <w:style w:type="paragraph" w:styleId="Footer">
    <w:name w:val="footer"/>
    <w:basedOn w:val="Normal"/>
    <w:link w:val="FooterChar"/>
    <w:uiPriority w:val="99"/>
    <w:unhideWhenUsed/>
    <w:rsid w:val="005D5687"/>
    <w:pPr>
      <w:tabs>
        <w:tab w:val="center" w:pos="4680"/>
        <w:tab w:val="right" w:pos="9360"/>
      </w:tabs>
      <w:spacing w:after="0" w:line="240" w:lineRule="auto"/>
    </w:pPr>
  </w:style>
  <w:style w:type="character" w:customStyle="1" w:styleId="FooterChar">
    <w:name w:val="Footer Char"/>
    <w:basedOn w:val="DefaultParagraphFont"/>
    <w:link w:val="Footer"/>
    <w:uiPriority w:val="99"/>
    <w:rsid w:val="005D5687"/>
  </w:style>
  <w:style w:type="paragraph" w:styleId="ListParagraph">
    <w:name w:val="List Paragraph"/>
    <w:basedOn w:val="Normal"/>
    <w:uiPriority w:val="34"/>
    <w:qFormat/>
    <w:rsid w:val="0025048E"/>
    <w:pPr>
      <w:ind w:left="720"/>
      <w:contextualSpacing/>
    </w:pPr>
  </w:style>
  <w:style w:type="table" w:styleId="TableGrid">
    <w:name w:val="Table Grid"/>
    <w:basedOn w:val="TableNormal"/>
    <w:uiPriority w:val="39"/>
    <w:rsid w:val="00EB48FB"/>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paragraph" w:styleId="TOCHeading">
    <w:name w:val="TOC Heading"/>
    <w:basedOn w:val="Heading1"/>
    <w:next w:val="Normal"/>
    <w:uiPriority w:val="39"/>
    <w:unhideWhenUsed/>
    <w:qFormat/>
    <w:rsid w:val="006C1729"/>
    <w:pPr>
      <w:spacing w:after="0" w:line="259" w:lineRule="auto"/>
      <w:jc w:val="left"/>
      <w:outlineLvl w:val="9"/>
    </w:pPr>
    <w:rPr>
      <w:b w:val="0"/>
    </w:rPr>
  </w:style>
  <w:style w:type="paragraph" w:styleId="TOC1">
    <w:name w:val="toc 1"/>
    <w:basedOn w:val="Normal"/>
    <w:next w:val="Normal"/>
    <w:autoRedefine/>
    <w:uiPriority w:val="39"/>
    <w:unhideWhenUsed/>
    <w:rsid w:val="006C1729"/>
    <w:pPr>
      <w:spacing w:after="100"/>
    </w:pPr>
  </w:style>
  <w:style w:type="character" w:styleId="Hyperlink">
    <w:name w:val="Hyperlink"/>
    <w:basedOn w:val="DefaultParagraphFont"/>
    <w:uiPriority w:val="99"/>
    <w:unhideWhenUsed/>
    <w:rsid w:val="006C1729"/>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9647691">
      <w:bodyDiv w:val="1"/>
      <w:marLeft w:val="0"/>
      <w:marRight w:val="0"/>
      <w:marTop w:val="0"/>
      <w:marBottom w:val="0"/>
      <w:divBdr>
        <w:top w:val="none" w:sz="0" w:space="0" w:color="auto"/>
        <w:left w:val="none" w:sz="0" w:space="0" w:color="auto"/>
        <w:bottom w:val="none" w:sz="0" w:space="0" w:color="auto"/>
        <w:right w:val="none" w:sz="0" w:space="0" w:color="auto"/>
      </w:divBdr>
    </w:div>
    <w:div w:id="12466677">
      <w:bodyDiv w:val="1"/>
      <w:marLeft w:val="0"/>
      <w:marRight w:val="0"/>
      <w:marTop w:val="0"/>
      <w:marBottom w:val="0"/>
      <w:divBdr>
        <w:top w:val="none" w:sz="0" w:space="0" w:color="auto"/>
        <w:left w:val="none" w:sz="0" w:space="0" w:color="auto"/>
        <w:bottom w:val="none" w:sz="0" w:space="0" w:color="auto"/>
        <w:right w:val="none" w:sz="0" w:space="0" w:color="auto"/>
      </w:divBdr>
    </w:div>
    <w:div w:id="21322516">
      <w:bodyDiv w:val="1"/>
      <w:marLeft w:val="0"/>
      <w:marRight w:val="0"/>
      <w:marTop w:val="0"/>
      <w:marBottom w:val="0"/>
      <w:divBdr>
        <w:top w:val="none" w:sz="0" w:space="0" w:color="auto"/>
        <w:left w:val="none" w:sz="0" w:space="0" w:color="auto"/>
        <w:bottom w:val="none" w:sz="0" w:space="0" w:color="auto"/>
        <w:right w:val="none" w:sz="0" w:space="0" w:color="auto"/>
      </w:divBdr>
    </w:div>
    <w:div w:id="34549725">
      <w:bodyDiv w:val="1"/>
      <w:marLeft w:val="0"/>
      <w:marRight w:val="0"/>
      <w:marTop w:val="0"/>
      <w:marBottom w:val="0"/>
      <w:divBdr>
        <w:top w:val="none" w:sz="0" w:space="0" w:color="auto"/>
        <w:left w:val="none" w:sz="0" w:space="0" w:color="auto"/>
        <w:bottom w:val="none" w:sz="0" w:space="0" w:color="auto"/>
        <w:right w:val="none" w:sz="0" w:space="0" w:color="auto"/>
      </w:divBdr>
    </w:div>
    <w:div w:id="60687463">
      <w:bodyDiv w:val="1"/>
      <w:marLeft w:val="0"/>
      <w:marRight w:val="0"/>
      <w:marTop w:val="0"/>
      <w:marBottom w:val="0"/>
      <w:divBdr>
        <w:top w:val="none" w:sz="0" w:space="0" w:color="auto"/>
        <w:left w:val="none" w:sz="0" w:space="0" w:color="auto"/>
        <w:bottom w:val="none" w:sz="0" w:space="0" w:color="auto"/>
        <w:right w:val="none" w:sz="0" w:space="0" w:color="auto"/>
      </w:divBdr>
    </w:div>
    <w:div w:id="76371930">
      <w:bodyDiv w:val="1"/>
      <w:marLeft w:val="0"/>
      <w:marRight w:val="0"/>
      <w:marTop w:val="0"/>
      <w:marBottom w:val="0"/>
      <w:divBdr>
        <w:top w:val="none" w:sz="0" w:space="0" w:color="auto"/>
        <w:left w:val="none" w:sz="0" w:space="0" w:color="auto"/>
        <w:bottom w:val="none" w:sz="0" w:space="0" w:color="auto"/>
        <w:right w:val="none" w:sz="0" w:space="0" w:color="auto"/>
      </w:divBdr>
      <w:divsChild>
        <w:div w:id="685637699">
          <w:marLeft w:val="0"/>
          <w:marRight w:val="0"/>
          <w:marTop w:val="0"/>
          <w:marBottom w:val="0"/>
          <w:divBdr>
            <w:top w:val="none" w:sz="0" w:space="0" w:color="auto"/>
            <w:left w:val="none" w:sz="0" w:space="0" w:color="auto"/>
            <w:bottom w:val="none" w:sz="0" w:space="0" w:color="auto"/>
            <w:right w:val="none" w:sz="0" w:space="0" w:color="auto"/>
          </w:divBdr>
          <w:divsChild>
            <w:div w:id="129933943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4113198">
      <w:bodyDiv w:val="1"/>
      <w:marLeft w:val="0"/>
      <w:marRight w:val="0"/>
      <w:marTop w:val="0"/>
      <w:marBottom w:val="0"/>
      <w:divBdr>
        <w:top w:val="none" w:sz="0" w:space="0" w:color="auto"/>
        <w:left w:val="none" w:sz="0" w:space="0" w:color="auto"/>
        <w:bottom w:val="none" w:sz="0" w:space="0" w:color="auto"/>
        <w:right w:val="none" w:sz="0" w:space="0" w:color="auto"/>
      </w:divBdr>
    </w:div>
    <w:div w:id="143356646">
      <w:bodyDiv w:val="1"/>
      <w:marLeft w:val="0"/>
      <w:marRight w:val="0"/>
      <w:marTop w:val="0"/>
      <w:marBottom w:val="0"/>
      <w:divBdr>
        <w:top w:val="none" w:sz="0" w:space="0" w:color="auto"/>
        <w:left w:val="none" w:sz="0" w:space="0" w:color="auto"/>
        <w:bottom w:val="none" w:sz="0" w:space="0" w:color="auto"/>
        <w:right w:val="none" w:sz="0" w:space="0" w:color="auto"/>
      </w:divBdr>
    </w:div>
    <w:div w:id="146945212">
      <w:bodyDiv w:val="1"/>
      <w:marLeft w:val="0"/>
      <w:marRight w:val="0"/>
      <w:marTop w:val="0"/>
      <w:marBottom w:val="0"/>
      <w:divBdr>
        <w:top w:val="none" w:sz="0" w:space="0" w:color="auto"/>
        <w:left w:val="none" w:sz="0" w:space="0" w:color="auto"/>
        <w:bottom w:val="none" w:sz="0" w:space="0" w:color="auto"/>
        <w:right w:val="none" w:sz="0" w:space="0" w:color="auto"/>
      </w:divBdr>
    </w:div>
    <w:div w:id="319694287">
      <w:bodyDiv w:val="1"/>
      <w:marLeft w:val="0"/>
      <w:marRight w:val="0"/>
      <w:marTop w:val="0"/>
      <w:marBottom w:val="0"/>
      <w:divBdr>
        <w:top w:val="none" w:sz="0" w:space="0" w:color="auto"/>
        <w:left w:val="none" w:sz="0" w:space="0" w:color="auto"/>
        <w:bottom w:val="none" w:sz="0" w:space="0" w:color="auto"/>
        <w:right w:val="none" w:sz="0" w:space="0" w:color="auto"/>
      </w:divBdr>
    </w:div>
    <w:div w:id="520241825">
      <w:bodyDiv w:val="1"/>
      <w:marLeft w:val="0"/>
      <w:marRight w:val="0"/>
      <w:marTop w:val="0"/>
      <w:marBottom w:val="0"/>
      <w:divBdr>
        <w:top w:val="none" w:sz="0" w:space="0" w:color="auto"/>
        <w:left w:val="none" w:sz="0" w:space="0" w:color="auto"/>
        <w:bottom w:val="none" w:sz="0" w:space="0" w:color="auto"/>
        <w:right w:val="none" w:sz="0" w:space="0" w:color="auto"/>
      </w:divBdr>
    </w:div>
    <w:div w:id="588127194">
      <w:bodyDiv w:val="1"/>
      <w:marLeft w:val="0"/>
      <w:marRight w:val="0"/>
      <w:marTop w:val="0"/>
      <w:marBottom w:val="0"/>
      <w:divBdr>
        <w:top w:val="none" w:sz="0" w:space="0" w:color="auto"/>
        <w:left w:val="none" w:sz="0" w:space="0" w:color="auto"/>
        <w:bottom w:val="none" w:sz="0" w:space="0" w:color="auto"/>
        <w:right w:val="none" w:sz="0" w:space="0" w:color="auto"/>
      </w:divBdr>
    </w:div>
    <w:div w:id="644624625">
      <w:bodyDiv w:val="1"/>
      <w:marLeft w:val="0"/>
      <w:marRight w:val="0"/>
      <w:marTop w:val="0"/>
      <w:marBottom w:val="0"/>
      <w:divBdr>
        <w:top w:val="none" w:sz="0" w:space="0" w:color="auto"/>
        <w:left w:val="none" w:sz="0" w:space="0" w:color="auto"/>
        <w:bottom w:val="none" w:sz="0" w:space="0" w:color="auto"/>
        <w:right w:val="none" w:sz="0" w:space="0" w:color="auto"/>
      </w:divBdr>
    </w:div>
    <w:div w:id="684356969">
      <w:bodyDiv w:val="1"/>
      <w:marLeft w:val="0"/>
      <w:marRight w:val="0"/>
      <w:marTop w:val="0"/>
      <w:marBottom w:val="0"/>
      <w:divBdr>
        <w:top w:val="none" w:sz="0" w:space="0" w:color="auto"/>
        <w:left w:val="none" w:sz="0" w:space="0" w:color="auto"/>
        <w:bottom w:val="none" w:sz="0" w:space="0" w:color="auto"/>
        <w:right w:val="none" w:sz="0" w:space="0" w:color="auto"/>
      </w:divBdr>
    </w:div>
    <w:div w:id="826481758">
      <w:bodyDiv w:val="1"/>
      <w:marLeft w:val="0"/>
      <w:marRight w:val="0"/>
      <w:marTop w:val="0"/>
      <w:marBottom w:val="0"/>
      <w:divBdr>
        <w:top w:val="none" w:sz="0" w:space="0" w:color="auto"/>
        <w:left w:val="none" w:sz="0" w:space="0" w:color="auto"/>
        <w:bottom w:val="none" w:sz="0" w:space="0" w:color="auto"/>
        <w:right w:val="none" w:sz="0" w:space="0" w:color="auto"/>
      </w:divBdr>
    </w:div>
    <w:div w:id="927345319">
      <w:bodyDiv w:val="1"/>
      <w:marLeft w:val="0"/>
      <w:marRight w:val="0"/>
      <w:marTop w:val="0"/>
      <w:marBottom w:val="0"/>
      <w:divBdr>
        <w:top w:val="none" w:sz="0" w:space="0" w:color="auto"/>
        <w:left w:val="none" w:sz="0" w:space="0" w:color="auto"/>
        <w:bottom w:val="none" w:sz="0" w:space="0" w:color="auto"/>
        <w:right w:val="none" w:sz="0" w:space="0" w:color="auto"/>
      </w:divBdr>
    </w:div>
    <w:div w:id="1093090610">
      <w:bodyDiv w:val="1"/>
      <w:marLeft w:val="0"/>
      <w:marRight w:val="0"/>
      <w:marTop w:val="0"/>
      <w:marBottom w:val="0"/>
      <w:divBdr>
        <w:top w:val="none" w:sz="0" w:space="0" w:color="auto"/>
        <w:left w:val="none" w:sz="0" w:space="0" w:color="auto"/>
        <w:bottom w:val="none" w:sz="0" w:space="0" w:color="auto"/>
        <w:right w:val="none" w:sz="0" w:space="0" w:color="auto"/>
      </w:divBdr>
    </w:div>
    <w:div w:id="1103303976">
      <w:bodyDiv w:val="1"/>
      <w:marLeft w:val="0"/>
      <w:marRight w:val="0"/>
      <w:marTop w:val="0"/>
      <w:marBottom w:val="0"/>
      <w:divBdr>
        <w:top w:val="none" w:sz="0" w:space="0" w:color="auto"/>
        <w:left w:val="none" w:sz="0" w:space="0" w:color="auto"/>
        <w:bottom w:val="none" w:sz="0" w:space="0" w:color="auto"/>
        <w:right w:val="none" w:sz="0" w:space="0" w:color="auto"/>
      </w:divBdr>
    </w:div>
    <w:div w:id="1234311182">
      <w:bodyDiv w:val="1"/>
      <w:marLeft w:val="0"/>
      <w:marRight w:val="0"/>
      <w:marTop w:val="0"/>
      <w:marBottom w:val="0"/>
      <w:divBdr>
        <w:top w:val="none" w:sz="0" w:space="0" w:color="auto"/>
        <w:left w:val="none" w:sz="0" w:space="0" w:color="auto"/>
        <w:bottom w:val="none" w:sz="0" w:space="0" w:color="auto"/>
        <w:right w:val="none" w:sz="0" w:space="0" w:color="auto"/>
      </w:divBdr>
    </w:div>
    <w:div w:id="1248227648">
      <w:bodyDiv w:val="1"/>
      <w:marLeft w:val="0"/>
      <w:marRight w:val="0"/>
      <w:marTop w:val="0"/>
      <w:marBottom w:val="0"/>
      <w:divBdr>
        <w:top w:val="none" w:sz="0" w:space="0" w:color="auto"/>
        <w:left w:val="none" w:sz="0" w:space="0" w:color="auto"/>
        <w:bottom w:val="none" w:sz="0" w:space="0" w:color="auto"/>
        <w:right w:val="none" w:sz="0" w:space="0" w:color="auto"/>
      </w:divBdr>
    </w:div>
    <w:div w:id="1317034025">
      <w:bodyDiv w:val="1"/>
      <w:marLeft w:val="0"/>
      <w:marRight w:val="0"/>
      <w:marTop w:val="0"/>
      <w:marBottom w:val="0"/>
      <w:divBdr>
        <w:top w:val="none" w:sz="0" w:space="0" w:color="auto"/>
        <w:left w:val="none" w:sz="0" w:space="0" w:color="auto"/>
        <w:bottom w:val="none" w:sz="0" w:space="0" w:color="auto"/>
        <w:right w:val="none" w:sz="0" w:space="0" w:color="auto"/>
      </w:divBdr>
    </w:div>
    <w:div w:id="1337994466">
      <w:bodyDiv w:val="1"/>
      <w:marLeft w:val="0"/>
      <w:marRight w:val="0"/>
      <w:marTop w:val="0"/>
      <w:marBottom w:val="0"/>
      <w:divBdr>
        <w:top w:val="none" w:sz="0" w:space="0" w:color="auto"/>
        <w:left w:val="none" w:sz="0" w:space="0" w:color="auto"/>
        <w:bottom w:val="none" w:sz="0" w:space="0" w:color="auto"/>
        <w:right w:val="none" w:sz="0" w:space="0" w:color="auto"/>
      </w:divBdr>
    </w:div>
    <w:div w:id="1359742791">
      <w:bodyDiv w:val="1"/>
      <w:marLeft w:val="0"/>
      <w:marRight w:val="0"/>
      <w:marTop w:val="0"/>
      <w:marBottom w:val="0"/>
      <w:divBdr>
        <w:top w:val="none" w:sz="0" w:space="0" w:color="auto"/>
        <w:left w:val="none" w:sz="0" w:space="0" w:color="auto"/>
        <w:bottom w:val="none" w:sz="0" w:space="0" w:color="auto"/>
        <w:right w:val="none" w:sz="0" w:space="0" w:color="auto"/>
      </w:divBdr>
    </w:div>
    <w:div w:id="1442841387">
      <w:bodyDiv w:val="1"/>
      <w:marLeft w:val="0"/>
      <w:marRight w:val="0"/>
      <w:marTop w:val="0"/>
      <w:marBottom w:val="0"/>
      <w:divBdr>
        <w:top w:val="none" w:sz="0" w:space="0" w:color="auto"/>
        <w:left w:val="none" w:sz="0" w:space="0" w:color="auto"/>
        <w:bottom w:val="none" w:sz="0" w:space="0" w:color="auto"/>
        <w:right w:val="none" w:sz="0" w:space="0" w:color="auto"/>
      </w:divBdr>
    </w:div>
    <w:div w:id="1461801346">
      <w:bodyDiv w:val="1"/>
      <w:marLeft w:val="0"/>
      <w:marRight w:val="0"/>
      <w:marTop w:val="0"/>
      <w:marBottom w:val="0"/>
      <w:divBdr>
        <w:top w:val="none" w:sz="0" w:space="0" w:color="auto"/>
        <w:left w:val="none" w:sz="0" w:space="0" w:color="auto"/>
        <w:bottom w:val="none" w:sz="0" w:space="0" w:color="auto"/>
        <w:right w:val="none" w:sz="0" w:space="0" w:color="auto"/>
      </w:divBdr>
    </w:div>
    <w:div w:id="1489899922">
      <w:bodyDiv w:val="1"/>
      <w:marLeft w:val="0"/>
      <w:marRight w:val="0"/>
      <w:marTop w:val="0"/>
      <w:marBottom w:val="0"/>
      <w:divBdr>
        <w:top w:val="none" w:sz="0" w:space="0" w:color="auto"/>
        <w:left w:val="none" w:sz="0" w:space="0" w:color="auto"/>
        <w:bottom w:val="none" w:sz="0" w:space="0" w:color="auto"/>
        <w:right w:val="none" w:sz="0" w:space="0" w:color="auto"/>
      </w:divBdr>
    </w:div>
    <w:div w:id="1633250509">
      <w:bodyDiv w:val="1"/>
      <w:marLeft w:val="0"/>
      <w:marRight w:val="0"/>
      <w:marTop w:val="0"/>
      <w:marBottom w:val="0"/>
      <w:divBdr>
        <w:top w:val="none" w:sz="0" w:space="0" w:color="auto"/>
        <w:left w:val="none" w:sz="0" w:space="0" w:color="auto"/>
        <w:bottom w:val="none" w:sz="0" w:space="0" w:color="auto"/>
        <w:right w:val="none" w:sz="0" w:space="0" w:color="auto"/>
      </w:divBdr>
    </w:div>
    <w:div w:id="1646617033">
      <w:bodyDiv w:val="1"/>
      <w:marLeft w:val="0"/>
      <w:marRight w:val="0"/>
      <w:marTop w:val="0"/>
      <w:marBottom w:val="0"/>
      <w:divBdr>
        <w:top w:val="none" w:sz="0" w:space="0" w:color="auto"/>
        <w:left w:val="none" w:sz="0" w:space="0" w:color="auto"/>
        <w:bottom w:val="none" w:sz="0" w:space="0" w:color="auto"/>
        <w:right w:val="none" w:sz="0" w:space="0" w:color="auto"/>
      </w:divBdr>
    </w:div>
    <w:div w:id="1681661070">
      <w:bodyDiv w:val="1"/>
      <w:marLeft w:val="0"/>
      <w:marRight w:val="0"/>
      <w:marTop w:val="0"/>
      <w:marBottom w:val="0"/>
      <w:divBdr>
        <w:top w:val="none" w:sz="0" w:space="0" w:color="auto"/>
        <w:left w:val="none" w:sz="0" w:space="0" w:color="auto"/>
        <w:bottom w:val="none" w:sz="0" w:space="0" w:color="auto"/>
        <w:right w:val="none" w:sz="0" w:space="0" w:color="auto"/>
      </w:divBdr>
    </w:div>
    <w:div w:id="1771512886">
      <w:bodyDiv w:val="1"/>
      <w:marLeft w:val="0"/>
      <w:marRight w:val="0"/>
      <w:marTop w:val="0"/>
      <w:marBottom w:val="0"/>
      <w:divBdr>
        <w:top w:val="none" w:sz="0" w:space="0" w:color="auto"/>
        <w:left w:val="none" w:sz="0" w:space="0" w:color="auto"/>
        <w:bottom w:val="none" w:sz="0" w:space="0" w:color="auto"/>
        <w:right w:val="none" w:sz="0" w:space="0" w:color="auto"/>
      </w:divBdr>
    </w:div>
    <w:div w:id="1803420167">
      <w:bodyDiv w:val="1"/>
      <w:marLeft w:val="0"/>
      <w:marRight w:val="0"/>
      <w:marTop w:val="0"/>
      <w:marBottom w:val="0"/>
      <w:divBdr>
        <w:top w:val="none" w:sz="0" w:space="0" w:color="auto"/>
        <w:left w:val="none" w:sz="0" w:space="0" w:color="auto"/>
        <w:bottom w:val="none" w:sz="0" w:space="0" w:color="auto"/>
        <w:right w:val="none" w:sz="0" w:space="0" w:color="auto"/>
      </w:divBdr>
    </w:div>
    <w:div w:id="1843742663">
      <w:bodyDiv w:val="1"/>
      <w:marLeft w:val="0"/>
      <w:marRight w:val="0"/>
      <w:marTop w:val="0"/>
      <w:marBottom w:val="0"/>
      <w:divBdr>
        <w:top w:val="none" w:sz="0" w:space="0" w:color="auto"/>
        <w:left w:val="none" w:sz="0" w:space="0" w:color="auto"/>
        <w:bottom w:val="none" w:sz="0" w:space="0" w:color="auto"/>
        <w:right w:val="none" w:sz="0" w:space="0" w:color="auto"/>
      </w:divBdr>
    </w:div>
    <w:div w:id="1871798209">
      <w:bodyDiv w:val="1"/>
      <w:marLeft w:val="0"/>
      <w:marRight w:val="0"/>
      <w:marTop w:val="0"/>
      <w:marBottom w:val="0"/>
      <w:divBdr>
        <w:top w:val="none" w:sz="0" w:space="0" w:color="auto"/>
        <w:left w:val="none" w:sz="0" w:space="0" w:color="auto"/>
        <w:bottom w:val="none" w:sz="0" w:space="0" w:color="auto"/>
        <w:right w:val="none" w:sz="0" w:space="0" w:color="auto"/>
      </w:divBdr>
    </w:div>
    <w:div w:id="1872261370">
      <w:bodyDiv w:val="1"/>
      <w:marLeft w:val="0"/>
      <w:marRight w:val="0"/>
      <w:marTop w:val="0"/>
      <w:marBottom w:val="0"/>
      <w:divBdr>
        <w:top w:val="none" w:sz="0" w:space="0" w:color="auto"/>
        <w:left w:val="none" w:sz="0" w:space="0" w:color="auto"/>
        <w:bottom w:val="none" w:sz="0" w:space="0" w:color="auto"/>
        <w:right w:val="none" w:sz="0" w:space="0" w:color="auto"/>
      </w:divBdr>
    </w:div>
    <w:div w:id="1987322343">
      <w:bodyDiv w:val="1"/>
      <w:marLeft w:val="0"/>
      <w:marRight w:val="0"/>
      <w:marTop w:val="0"/>
      <w:marBottom w:val="0"/>
      <w:divBdr>
        <w:top w:val="none" w:sz="0" w:space="0" w:color="auto"/>
        <w:left w:val="none" w:sz="0" w:space="0" w:color="auto"/>
        <w:bottom w:val="none" w:sz="0" w:space="0" w:color="auto"/>
        <w:right w:val="none" w:sz="0" w:space="0" w:color="auto"/>
      </w:divBdr>
    </w:div>
    <w:div w:id="1996689458">
      <w:bodyDiv w:val="1"/>
      <w:marLeft w:val="0"/>
      <w:marRight w:val="0"/>
      <w:marTop w:val="0"/>
      <w:marBottom w:val="0"/>
      <w:divBdr>
        <w:top w:val="none" w:sz="0" w:space="0" w:color="auto"/>
        <w:left w:val="none" w:sz="0" w:space="0" w:color="auto"/>
        <w:bottom w:val="none" w:sz="0" w:space="0" w:color="auto"/>
        <w:right w:val="none" w:sz="0" w:space="0" w:color="auto"/>
      </w:divBdr>
    </w:div>
    <w:div w:id="2003271102">
      <w:bodyDiv w:val="1"/>
      <w:marLeft w:val="0"/>
      <w:marRight w:val="0"/>
      <w:marTop w:val="0"/>
      <w:marBottom w:val="0"/>
      <w:divBdr>
        <w:top w:val="none" w:sz="0" w:space="0" w:color="auto"/>
        <w:left w:val="none" w:sz="0" w:space="0" w:color="auto"/>
        <w:bottom w:val="none" w:sz="0" w:space="0" w:color="auto"/>
        <w:right w:val="none" w:sz="0" w:space="0" w:color="auto"/>
      </w:divBdr>
    </w:div>
    <w:div w:id="2019576260">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hyperlink" Target="https://requests.readthedocs.io/" TargetMode="External"/><Relationship Id="rId26" Type="http://schemas.openxmlformats.org/officeDocument/2006/relationships/footer" Target="footer1.xml"/><Relationship Id="rId3" Type="http://schemas.openxmlformats.org/officeDocument/2006/relationships/styles" Target="styles.xml"/><Relationship Id="rId21" Type="http://schemas.openxmlformats.org/officeDocument/2006/relationships/hyperlink" Target="https://cve.mitre.org/" TargetMode="Externa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hyperlink" Target="https://docs.pytest.org/" TargetMode="External"/><Relationship Id="rId25" Type="http://schemas.openxmlformats.org/officeDocument/2006/relationships/hyperlink" Target="https://www.nist.gov/cyberframework" TargetMode="External"/><Relationship Id="rId2" Type="http://schemas.openxmlformats.org/officeDocument/2006/relationships/numbering" Target="numbering.xml"/><Relationship Id="rId16" Type="http://schemas.openxmlformats.org/officeDocument/2006/relationships/hyperlink" Target="https://docs.python.org/3/" TargetMode="External"/><Relationship Id="rId20" Type="http://schemas.openxmlformats.org/officeDocument/2006/relationships/hyperlink" Target="https://attack.mitre.org/" TargetMode="External"/><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24" Type="http://schemas.openxmlformats.org/officeDocument/2006/relationships/hyperlink" Target="https://owasp.org/" TargetMode="External"/><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hyperlink" Target="https://otx.alienvault.com/" TargetMode="External"/><Relationship Id="rId28" Type="http://schemas.microsoft.com/office/2011/relationships/people" Target="people.xml"/><Relationship Id="rId10" Type="http://schemas.openxmlformats.org/officeDocument/2006/relationships/image" Target="media/image3.png"/><Relationship Id="rId19" Type="http://schemas.openxmlformats.org/officeDocument/2006/relationships/hyperlink" Target="https://pyyaml.org/" TargetMode="Externa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hyperlink" Target="https://abuse.ch/" TargetMode="External"/><Relationship Id="rId27"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Times New Roman-Arial">
      <a:majorFont>
        <a:latin typeface="Times New Roman" panose="02020603050405020304"/>
        <a:ea typeface=""/>
        <a:cs typeface=""/>
        <a:font script="Jpan" typeface="ＭＳ Ｐ明朝"/>
        <a:font script="Hang" typeface="바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Arial" panose="020B0604020202020204"/>
        <a:ea typeface=""/>
        <a:cs typeface=""/>
        <a:font script="Jpan" typeface="ＭＳ Ｐゴシック"/>
        <a:font script="Hang" typeface="돋움"/>
        <a:font script="Hans" typeface="黑体"/>
        <a:font script="Hant" typeface="微軟正黑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4F903050-108F-489E-9323-AF5CFCBFDD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424</TotalTime>
  <Pages>36</Pages>
  <Words>5555</Words>
  <Characters>31665</Characters>
  <Application>Microsoft Office Word</Application>
  <DocSecurity>0</DocSecurity>
  <Lines>263</Lines>
  <Paragraphs>74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37146</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HP</dc:creator>
  <cp:keywords/>
  <dc:description/>
  <cp:lastModifiedBy>HP</cp:lastModifiedBy>
  <cp:revision>1</cp:revision>
  <cp:lastPrinted>2026-07-14T08:21:00Z</cp:lastPrinted>
  <dcterms:created xsi:type="dcterms:W3CDTF">2026-07-13T06:12:00Z</dcterms:created>
  <dcterms:modified xsi:type="dcterms:W3CDTF">2026-07-14T08:31:00Z</dcterms:modified>
</cp:coreProperties>
</file>